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33D9F" w14:textId="77777777" w:rsidR="005E44CF" w:rsidRPr="005E44CF" w:rsidRDefault="005E44CF" w:rsidP="005E44CF">
      <w:pPr>
        <w:pBdr>
          <w:bottom w:val="single" w:sz="18" w:space="1" w:color="BFBFBF"/>
        </w:pBdr>
        <w:spacing w:after="0" w:line="260" w:lineRule="atLeast"/>
        <w:rPr>
          <w:rFonts w:ascii="Calibri" w:eastAsia="MS Mincho" w:hAnsi="Calibri" w:cs="Times New Roman"/>
          <w:b/>
          <w:bCs/>
          <w:color w:val="00305E"/>
          <w:sz w:val="48"/>
          <w:szCs w:val="56"/>
          <w:lang w:val="en-US"/>
        </w:rPr>
      </w:pPr>
      <w:r w:rsidRPr="005E44CF">
        <w:rPr>
          <w:rFonts w:ascii="Calibri" w:eastAsia="MS Mincho" w:hAnsi="Calibri" w:cs="Times New Roman"/>
          <w:b/>
          <w:bCs/>
          <w:color w:val="00305E"/>
          <w:sz w:val="48"/>
          <w:szCs w:val="56"/>
          <w:lang w:val="en-US"/>
        </w:rPr>
        <w:t>Assessment Cover Sheet</w:t>
      </w:r>
    </w:p>
    <w:p w14:paraId="202FEBA8" w14:textId="77777777" w:rsidR="005E44CF" w:rsidRPr="005E44CF" w:rsidRDefault="005E44CF" w:rsidP="005E44CF">
      <w:pPr>
        <w:spacing w:after="0" w:line="240" w:lineRule="auto"/>
        <w:rPr>
          <w:rFonts w:ascii="News Gothic MT" w:eastAsia="News Gothic MT" w:hAnsi="News Gothic MT" w:cs="Times New Roman"/>
          <w:lang w:val="en-US"/>
        </w:rPr>
      </w:pPr>
    </w:p>
    <w:p w14:paraId="69705F46" w14:textId="77777777" w:rsidR="005E44CF" w:rsidRPr="005E44CF" w:rsidRDefault="005E44CF" w:rsidP="005E44CF">
      <w:pPr>
        <w:suppressAutoHyphens/>
        <w:spacing w:after="120" w:line="240" w:lineRule="auto"/>
        <w:rPr>
          <w:rFonts w:ascii="Calibri" w:eastAsia="News Gothic MT" w:hAnsi="Calibri" w:cs="Arial"/>
          <w:b/>
          <w:bCs/>
          <w:sz w:val="28"/>
          <w:szCs w:val="28"/>
          <w:lang w:val="en-US"/>
        </w:rPr>
      </w:pPr>
    </w:p>
    <w:p w14:paraId="1703F911" w14:textId="086CA0E2" w:rsidR="005E44CF" w:rsidRPr="005E44CF" w:rsidRDefault="005E44CF" w:rsidP="005E44CF">
      <w:pPr>
        <w:suppressAutoHyphens/>
        <w:spacing w:after="120" w:line="240" w:lineRule="auto"/>
        <w:rPr>
          <w:rFonts w:ascii="Calibri" w:eastAsia="News Gothic MT" w:hAnsi="Calibri" w:cs="Arial"/>
          <w:b/>
          <w:bCs/>
          <w:sz w:val="28"/>
          <w:szCs w:val="28"/>
          <w:lang w:val="en-US"/>
        </w:rPr>
      </w:pPr>
      <w:r w:rsidRPr="005E44CF">
        <w:rPr>
          <w:rFonts w:ascii="Calibri" w:eastAsia="News Gothic MT" w:hAnsi="Calibri" w:cs="Arial"/>
          <w:b/>
          <w:bCs/>
          <w:sz w:val="28"/>
          <w:szCs w:val="28"/>
          <w:lang w:val="en-US"/>
        </w:rPr>
        <w:t xml:space="preserve">Student Name: </w:t>
      </w:r>
      <w:r w:rsidR="005D084D">
        <w:rPr>
          <w:rFonts w:ascii="Calibri" w:eastAsia="News Gothic MT" w:hAnsi="Calibri" w:cs="Arial"/>
          <w:b/>
          <w:bCs/>
          <w:sz w:val="28"/>
          <w:szCs w:val="28"/>
          <w:lang w:val="en-US"/>
        </w:rPr>
        <w:t xml:space="preserve">Joel Martin, Jose </w:t>
      </w:r>
      <w:proofErr w:type="spellStart"/>
      <w:r w:rsidR="005D084D">
        <w:rPr>
          <w:rFonts w:ascii="Calibri" w:eastAsia="News Gothic MT" w:hAnsi="Calibri" w:cs="Arial"/>
          <w:b/>
          <w:bCs/>
          <w:sz w:val="28"/>
          <w:szCs w:val="28"/>
          <w:lang w:val="en-US"/>
        </w:rPr>
        <w:t>Ravida</w:t>
      </w:r>
      <w:proofErr w:type="spellEnd"/>
      <w:r w:rsidR="005D084D">
        <w:rPr>
          <w:rFonts w:ascii="Calibri" w:eastAsia="News Gothic MT" w:hAnsi="Calibri" w:cs="Arial"/>
          <w:b/>
          <w:bCs/>
          <w:sz w:val="28"/>
          <w:szCs w:val="28"/>
          <w:lang w:val="en-US"/>
        </w:rPr>
        <w:t xml:space="preserve">, </w:t>
      </w:r>
      <w:r w:rsidR="00297C4D">
        <w:rPr>
          <w:rFonts w:ascii="Calibri" w:eastAsia="News Gothic MT" w:hAnsi="Calibri" w:cs="Arial"/>
          <w:b/>
          <w:bCs/>
          <w:sz w:val="28"/>
          <w:szCs w:val="28"/>
          <w:lang w:val="en-US"/>
        </w:rPr>
        <w:t xml:space="preserve">Kaylee </w:t>
      </w:r>
      <w:proofErr w:type="spellStart"/>
      <w:r w:rsidR="00297C4D">
        <w:rPr>
          <w:rFonts w:ascii="Calibri" w:eastAsia="News Gothic MT" w:hAnsi="Calibri" w:cs="Arial"/>
          <w:b/>
          <w:bCs/>
          <w:sz w:val="28"/>
          <w:szCs w:val="28"/>
          <w:lang w:val="en-US"/>
        </w:rPr>
        <w:t>Fatchen</w:t>
      </w:r>
      <w:proofErr w:type="spellEnd"/>
    </w:p>
    <w:p w14:paraId="0E76C597" w14:textId="15A0E0B1" w:rsidR="005E44CF" w:rsidRPr="005E44CF" w:rsidRDefault="005E44CF" w:rsidP="005E44CF">
      <w:pPr>
        <w:suppressAutoHyphens/>
        <w:spacing w:after="120" w:line="240" w:lineRule="auto"/>
        <w:rPr>
          <w:rFonts w:ascii="Calibri" w:eastAsia="News Gothic MT" w:hAnsi="Calibri" w:cs="Arial"/>
          <w:b/>
          <w:bCs/>
          <w:color w:val="000000"/>
          <w:sz w:val="28"/>
          <w:szCs w:val="28"/>
          <w:lang w:val="en-US"/>
        </w:rPr>
      </w:pPr>
      <w:r w:rsidRPr="005E44CF">
        <w:rPr>
          <w:rFonts w:ascii="Calibri" w:eastAsia="News Gothic MT" w:hAnsi="Calibri" w:cs="Arial"/>
          <w:b/>
          <w:bCs/>
          <w:color w:val="000000"/>
          <w:sz w:val="28"/>
          <w:szCs w:val="28"/>
          <w:lang w:val="en-US"/>
        </w:rPr>
        <w:t xml:space="preserve">Student ID: </w:t>
      </w:r>
      <w:r w:rsidR="00297C4D">
        <w:rPr>
          <w:rFonts w:ascii="Calibri" w:eastAsia="News Gothic MT" w:hAnsi="Calibri" w:cs="Arial"/>
          <w:b/>
          <w:bCs/>
          <w:color w:val="000000"/>
          <w:sz w:val="28"/>
          <w:szCs w:val="28"/>
          <w:lang w:val="en-US"/>
        </w:rPr>
        <w:t>a240087, a240</w:t>
      </w:r>
      <w:r w:rsidR="008D75F8">
        <w:rPr>
          <w:rFonts w:ascii="Calibri" w:eastAsia="News Gothic MT" w:hAnsi="Calibri" w:cs="Arial"/>
          <w:b/>
          <w:bCs/>
          <w:color w:val="000000"/>
          <w:sz w:val="28"/>
          <w:szCs w:val="28"/>
          <w:lang w:val="en-US"/>
        </w:rPr>
        <w:t>102</w:t>
      </w:r>
      <w:r w:rsidR="00297C4D">
        <w:rPr>
          <w:rFonts w:ascii="Calibri" w:eastAsia="News Gothic MT" w:hAnsi="Calibri" w:cs="Arial"/>
          <w:b/>
          <w:bCs/>
          <w:color w:val="000000"/>
          <w:sz w:val="28"/>
          <w:szCs w:val="28"/>
          <w:lang w:val="en-US"/>
        </w:rPr>
        <w:t>, a240044</w:t>
      </w:r>
    </w:p>
    <w:p w14:paraId="7D86DF1C" w14:textId="77777777" w:rsidR="005E44CF" w:rsidRPr="005E44CF" w:rsidRDefault="005E44CF" w:rsidP="005E44CF">
      <w:pPr>
        <w:suppressAutoHyphens/>
        <w:spacing w:after="120" w:line="240" w:lineRule="auto"/>
        <w:rPr>
          <w:rFonts w:ascii="Calibri" w:eastAsia="News Gothic MT" w:hAnsi="Calibri" w:cs="Arial"/>
          <w:color w:val="000000"/>
          <w:lang w:val="en-US"/>
        </w:rPr>
      </w:pPr>
    </w:p>
    <w:tbl>
      <w:tblPr>
        <w:tblStyle w:val="TableGrid3"/>
        <w:tblpPr w:leftFromText="180" w:rightFromText="180" w:vertAnchor="text" w:horzAnchor="margin" w:tblpY="265"/>
        <w:tblW w:w="0" w:type="auto"/>
        <w:tblLook w:val="04A0" w:firstRow="1" w:lastRow="0" w:firstColumn="1" w:lastColumn="0" w:noHBand="0" w:noVBand="1"/>
      </w:tblPr>
      <w:tblGrid>
        <w:gridCol w:w="2063"/>
        <w:gridCol w:w="6953"/>
      </w:tblGrid>
      <w:tr w:rsidR="005E44CF" w:rsidRPr="005E44CF" w14:paraId="1C4DFD4E" w14:textId="77777777" w:rsidTr="00C41D6F">
        <w:trPr>
          <w:trHeight w:val="716"/>
        </w:trPr>
        <w:tc>
          <w:tcPr>
            <w:tcW w:w="2122" w:type="dxa"/>
          </w:tcPr>
          <w:p w14:paraId="3A2A2A49" w14:textId="77777777" w:rsidR="005E44CF" w:rsidRPr="005E44CF" w:rsidRDefault="005E44CF" w:rsidP="005E44CF">
            <w:pPr>
              <w:suppressAutoHyphens/>
              <w:spacing w:after="120"/>
              <w:rPr>
                <w:rFonts w:ascii="Calibri" w:eastAsia="News Gothic MT" w:hAnsi="Calibri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E44CF">
              <w:rPr>
                <w:rFonts w:ascii="Calibri" w:eastAsia="News Gothic MT" w:hAnsi="Calibri" w:cs="Arial"/>
                <w:b/>
                <w:bCs/>
                <w:color w:val="000000"/>
                <w:sz w:val="24"/>
                <w:szCs w:val="24"/>
                <w:lang w:val="en-US"/>
              </w:rPr>
              <w:t>Unit Name:</w:t>
            </w:r>
          </w:p>
        </w:tc>
        <w:tc>
          <w:tcPr>
            <w:tcW w:w="7430" w:type="dxa"/>
          </w:tcPr>
          <w:p w14:paraId="7EA508C2" w14:textId="0F0F2AEE" w:rsidR="005E44CF" w:rsidRPr="005E44CF" w:rsidRDefault="004F4CF4" w:rsidP="005E44CF">
            <w:pPr>
              <w:suppressAutoHyphens/>
              <w:spacing w:after="120"/>
              <w:rPr>
                <w:rFonts w:ascii="Calibri" w:eastAsia="News Gothic MT" w:hAnsi="Calibri" w:cs="Arial"/>
                <w:color w:val="000000"/>
                <w:lang w:val="en-US"/>
              </w:rPr>
            </w:pPr>
            <w:r>
              <w:rPr>
                <w:rFonts w:ascii="Calibri" w:eastAsia="News Gothic MT" w:hAnsi="Calibri" w:cs="Arial"/>
                <w:color w:val="000000"/>
                <w:lang w:val="en-US"/>
              </w:rPr>
              <w:t>Game Development Project 2</w:t>
            </w:r>
          </w:p>
        </w:tc>
      </w:tr>
      <w:tr w:rsidR="005E44CF" w:rsidRPr="005E44CF" w14:paraId="64F0DC06" w14:textId="77777777" w:rsidTr="00C41D6F">
        <w:trPr>
          <w:trHeight w:val="716"/>
        </w:trPr>
        <w:tc>
          <w:tcPr>
            <w:tcW w:w="2122" w:type="dxa"/>
          </w:tcPr>
          <w:p w14:paraId="76FB5281" w14:textId="77777777" w:rsidR="005E44CF" w:rsidRPr="005E44CF" w:rsidRDefault="005E44CF" w:rsidP="005E44CF">
            <w:pPr>
              <w:suppressAutoHyphens/>
              <w:spacing w:after="120"/>
              <w:rPr>
                <w:rFonts w:ascii="Calibri" w:eastAsia="News Gothic MT" w:hAnsi="Calibri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E44CF">
              <w:rPr>
                <w:rFonts w:ascii="Calibri" w:eastAsia="News Gothic MT" w:hAnsi="Calibri" w:cs="Arial"/>
                <w:b/>
                <w:bCs/>
                <w:color w:val="000000"/>
                <w:sz w:val="24"/>
                <w:szCs w:val="24"/>
                <w:lang w:val="en-US"/>
              </w:rPr>
              <w:t>Unit Code:</w:t>
            </w:r>
          </w:p>
        </w:tc>
        <w:tc>
          <w:tcPr>
            <w:tcW w:w="7430" w:type="dxa"/>
          </w:tcPr>
          <w:p w14:paraId="22990F68" w14:textId="4890CE95" w:rsidR="005E44CF" w:rsidRPr="005E44CF" w:rsidRDefault="007D335A" w:rsidP="005E44CF">
            <w:pPr>
              <w:suppressAutoHyphens/>
              <w:spacing w:after="120"/>
              <w:rPr>
                <w:rFonts w:ascii="Calibri" w:eastAsia="News Gothic MT" w:hAnsi="Calibri" w:cs="Arial"/>
                <w:color w:val="000000"/>
                <w:lang w:val="en-US"/>
              </w:rPr>
            </w:pPr>
            <w:r>
              <w:rPr>
                <w:rFonts w:ascii="Calibri" w:eastAsia="News Gothic MT" w:hAnsi="Calibri" w:cs="Arial"/>
                <w:color w:val="000000"/>
                <w:lang w:val="en-US"/>
              </w:rPr>
              <w:t>GDC 100B</w:t>
            </w:r>
          </w:p>
        </w:tc>
      </w:tr>
      <w:tr w:rsidR="005E44CF" w:rsidRPr="005E44CF" w14:paraId="1ABF4EDD" w14:textId="77777777" w:rsidTr="00C41D6F">
        <w:trPr>
          <w:trHeight w:val="742"/>
        </w:trPr>
        <w:tc>
          <w:tcPr>
            <w:tcW w:w="2122" w:type="dxa"/>
          </w:tcPr>
          <w:p w14:paraId="0735CAD1" w14:textId="77777777" w:rsidR="005E44CF" w:rsidRPr="005E44CF" w:rsidRDefault="005E44CF" w:rsidP="005E44CF">
            <w:pPr>
              <w:suppressAutoHyphens/>
              <w:spacing w:after="120"/>
              <w:rPr>
                <w:rFonts w:ascii="Calibri" w:eastAsia="News Gothic MT" w:hAnsi="Calibri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E44CF">
              <w:rPr>
                <w:rFonts w:ascii="Calibri" w:eastAsia="News Gothic MT" w:hAnsi="Calibri" w:cs="Arial"/>
                <w:b/>
                <w:bCs/>
                <w:color w:val="000000"/>
                <w:sz w:val="24"/>
                <w:szCs w:val="24"/>
                <w:lang w:val="en-US"/>
              </w:rPr>
              <w:t>Lecturer Name:</w:t>
            </w:r>
          </w:p>
        </w:tc>
        <w:tc>
          <w:tcPr>
            <w:tcW w:w="7430" w:type="dxa"/>
          </w:tcPr>
          <w:p w14:paraId="35B27856" w14:textId="4C3220F4" w:rsidR="005E44CF" w:rsidRPr="005E44CF" w:rsidRDefault="00DF5782" w:rsidP="005E44CF">
            <w:pPr>
              <w:suppressAutoHyphens/>
              <w:spacing w:after="120"/>
              <w:rPr>
                <w:rFonts w:ascii="Calibri" w:eastAsia="News Gothic MT" w:hAnsi="Calibri" w:cs="Arial"/>
                <w:color w:val="000000"/>
                <w:lang w:val="en-US"/>
              </w:rPr>
            </w:pPr>
            <w:r>
              <w:rPr>
                <w:rFonts w:ascii="Calibri" w:eastAsia="News Gothic MT" w:hAnsi="Calibri" w:cs="Arial"/>
                <w:color w:val="000000"/>
                <w:lang w:val="en-US"/>
              </w:rPr>
              <w:t>Harry Eason</w:t>
            </w:r>
          </w:p>
        </w:tc>
      </w:tr>
      <w:tr w:rsidR="005E44CF" w:rsidRPr="005E44CF" w14:paraId="60F34C2E" w14:textId="77777777" w:rsidTr="00C41D6F">
        <w:trPr>
          <w:trHeight w:val="716"/>
        </w:trPr>
        <w:tc>
          <w:tcPr>
            <w:tcW w:w="2122" w:type="dxa"/>
          </w:tcPr>
          <w:p w14:paraId="38414309" w14:textId="77777777" w:rsidR="005E44CF" w:rsidRPr="005E44CF" w:rsidRDefault="005E44CF" w:rsidP="005E44CF">
            <w:pPr>
              <w:suppressAutoHyphens/>
              <w:spacing w:after="120"/>
              <w:rPr>
                <w:rFonts w:ascii="Calibri" w:eastAsia="News Gothic MT" w:hAnsi="Calibri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E44CF">
              <w:rPr>
                <w:rFonts w:ascii="Calibri" w:eastAsia="News Gothic MT" w:hAnsi="Calibri" w:cs="Arial"/>
                <w:b/>
                <w:bCs/>
                <w:color w:val="000000"/>
                <w:sz w:val="24"/>
                <w:szCs w:val="24"/>
                <w:lang w:val="en-US"/>
              </w:rPr>
              <w:t>Assessment Title:</w:t>
            </w:r>
          </w:p>
        </w:tc>
        <w:tc>
          <w:tcPr>
            <w:tcW w:w="7430" w:type="dxa"/>
          </w:tcPr>
          <w:p w14:paraId="3AB58670" w14:textId="09A140B5" w:rsidR="005E44CF" w:rsidRPr="00B06857" w:rsidRDefault="00B06857" w:rsidP="005E44CF">
            <w:pPr>
              <w:suppressAutoHyphens/>
              <w:spacing w:after="120"/>
              <w:rPr>
                <w:rFonts w:ascii="Calibri" w:eastAsia="News Gothic MT" w:hAnsi="Calibri" w:cs="Arial"/>
                <w:color w:val="000000"/>
              </w:rPr>
            </w:pPr>
            <w:r w:rsidRPr="00B06857">
              <w:rPr>
                <w:rFonts w:ascii="Calibri" w:eastAsia="News Gothic MT" w:hAnsi="Calibri" w:cs="Arial"/>
                <w:color w:val="000000"/>
              </w:rPr>
              <w:t>Agile documentation</w:t>
            </w:r>
          </w:p>
        </w:tc>
      </w:tr>
      <w:tr w:rsidR="005E44CF" w:rsidRPr="005E44CF" w14:paraId="45D21A8D" w14:textId="77777777" w:rsidTr="00C41D6F">
        <w:trPr>
          <w:trHeight w:val="716"/>
        </w:trPr>
        <w:tc>
          <w:tcPr>
            <w:tcW w:w="2122" w:type="dxa"/>
          </w:tcPr>
          <w:p w14:paraId="70BE6437" w14:textId="77777777" w:rsidR="005E44CF" w:rsidRPr="005E44CF" w:rsidRDefault="005E44CF" w:rsidP="005E44CF">
            <w:pPr>
              <w:suppressAutoHyphens/>
              <w:spacing w:after="120"/>
              <w:rPr>
                <w:rFonts w:ascii="Calibri" w:eastAsia="News Gothic MT" w:hAnsi="Calibri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E44CF">
              <w:rPr>
                <w:rFonts w:ascii="Calibri" w:eastAsia="News Gothic MT" w:hAnsi="Calibri" w:cs="Arial"/>
                <w:b/>
                <w:bCs/>
                <w:color w:val="000000"/>
                <w:sz w:val="24"/>
                <w:szCs w:val="24"/>
                <w:lang w:val="en-US"/>
              </w:rPr>
              <w:t>Due Date:</w:t>
            </w:r>
          </w:p>
        </w:tc>
        <w:tc>
          <w:tcPr>
            <w:tcW w:w="7430" w:type="dxa"/>
          </w:tcPr>
          <w:p w14:paraId="53177436" w14:textId="1E1CC6B4" w:rsidR="005E44CF" w:rsidRPr="005E44CF" w:rsidRDefault="00453F5F" w:rsidP="00453F5F">
            <w:pPr>
              <w:tabs>
                <w:tab w:val="left" w:pos="2106"/>
              </w:tabs>
              <w:suppressAutoHyphens/>
              <w:spacing w:after="120"/>
              <w:rPr>
                <w:rFonts w:ascii="Calibri" w:eastAsia="News Gothic MT" w:hAnsi="Calibri" w:cs="Arial"/>
                <w:color w:val="000000"/>
                <w:lang w:val="en-US"/>
              </w:rPr>
            </w:pPr>
            <w:r>
              <w:rPr>
                <w:rFonts w:ascii="Calibri" w:eastAsia="News Gothic MT" w:hAnsi="Calibri" w:cs="Arial"/>
                <w:color w:val="000000"/>
                <w:lang w:val="en-US"/>
              </w:rPr>
              <w:t>02/09/2024</w:t>
            </w:r>
            <w:r>
              <w:rPr>
                <w:rFonts w:ascii="Calibri" w:eastAsia="News Gothic MT" w:hAnsi="Calibri" w:cs="Arial"/>
                <w:color w:val="000000"/>
                <w:lang w:val="en-US"/>
              </w:rPr>
              <w:tab/>
            </w:r>
          </w:p>
        </w:tc>
      </w:tr>
      <w:tr w:rsidR="005E44CF" w:rsidRPr="005E44CF" w14:paraId="5FBF5CAC" w14:textId="77777777" w:rsidTr="00C41D6F">
        <w:trPr>
          <w:trHeight w:val="716"/>
        </w:trPr>
        <w:tc>
          <w:tcPr>
            <w:tcW w:w="2122" w:type="dxa"/>
          </w:tcPr>
          <w:p w14:paraId="28517262" w14:textId="33C833DC" w:rsidR="005E44CF" w:rsidRPr="005E44CF" w:rsidRDefault="000E49E7" w:rsidP="005E44CF">
            <w:pPr>
              <w:suppressAutoHyphens/>
              <w:spacing w:after="120"/>
              <w:rPr>
                <w:rFonts w:ascii="Calibri" w:eastAsia="News Gothic MT" w:hAnsi="Calibri" w:cs="Arial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News Gothic MT" w:hAnsi="Calibri" w:cs="Arial"/>
                <w:b/>
                <w:bCs/>
                <w:color w:val="000000"/>
                <w:sz w:val="24"/>
                <w:szCs w:val="24"/>
                <w:lang w:val="en-US"/>
              </w:rPr>
              <w:t>Page</w:t>
            </w:r>
            <w:r w:rsidR="005E44CF" w:rsidRPr="005E44CF">
              <w:rPr>
                <w:rFonts w:ascii="Calibri" w:eastAsia="News Gothic MT" w:hAnsi="Calibri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 Count:</w:t>
            </w:r>
          </w:p>
        </w:tc>
        <w:tc>
          <w:tcPr>
            <w:tcW w:w="7430" w:type="dxa"/>
          </w:tcPr>
          <w:p w14:paraId="579DE74D" w14:textId="4FCE254A" w:rsidR="005E44CF" w:rsidRPr="005E44CF" w:rsidRDefault="009B494B" w:rsidP="005E44CF">
            <w:pPr>
              <w:suppressAutoHyphens/>
              <w:spacing w:after="120"/>
              <w:rPr>
                <w:rFonts w:ascii="Calibri" w:eastAsia="News Gothic MT" w:hAnsi="Calibri" w:cs="Arial"/>
                <w:color w:val="000000"/>
                <w:lang w:val="en-US"/>
              </w:rPr>
            </w:pPr>
            <w:r>
              <w:rPr>
                <w:rFonts w:ascii="Calibri" w:eastAsia="News Gothic MT" w:hAnsi="Calibri" w:cs="Arial"/>
                <w:color w:val="000000"/>
                <w:lang w:val="en-US"/>
              </w:rPr>
              <w:t>17</w:t>
            </w:r>
          </w:p>
        </w:tc>
      </w:tr>
    </w:tbl>
    <w:p w14:paraId="4B531B4F" w14:textId="77777777" w:rsidR="005E44CF" w:rsidRPr="005E44CF" w:rsidRDefault="005E44CF" w:rsidP="005E44CF">
      <w:pPr>
        <w:suppressAutoHyphens/>
        <w:spacing w:after="120" w:line="240" w:lineRule="auto"/>
        <w:rPr>
          <w:rFonts w:ascii="Calibri" w:eastAsia="News Gothic MT" w:hAnsi="Calibri" w:cs="Arial"/>
          <w:color w:val="000000"/>
        </w:rPr>
      </w:pPr>
    </w:p>
    <w:p w14:paraId="4E4B83F5" w14:textId="77777777" w:rsidR="005E44CF" w:rsidRPr="005E44CF" w:rsidRDefault="005E44CF" w:rsidP="005E44CF">
      <w:pPr>
        <w:suppressAutoHyphens/>
        <w:spacing w:after="120" w:line="240" w:lineRule="auto"/>
        <w:rPr>
          <w:rFonts w:ascii="Calibri" w:eastAsia="News Gothic MT" w:hAnsi="Calibri" w:cs="Arial"/>
          <w:b/>
          <w:bCs/>
          <w:color w:val="000000"/>
          <w:sz w:val="28"/>
          <w:szCs w:val="28"/>
        </w:rPr>
      </w:pPr>
    </w:p>
    <w:p w14:paraId="42123B2D" w14:textId="77777777" w:rsidR="005E44CF" w:rsidRPr="005E44CF" w:rsidRDefault="005E44CF" w:rsidP="005E44CF">
      <w:pPr>
        <w:suppressAutoHyphens/>
        <w:spacing w:after="120" w:line="240" w:lineRule="auto"/>
        <w:rPr>
          <w:rFonts w:ascii="Calibri" w:eastAsia="News Gothic MT" w:hAnsi="Calibri" w:cs="Arial"/>
          <w:b/>
          <w:bCs/>
          <w:color w:val="000000"/>
          <w:sz w:val="28"/>
          <w:szCs w:val="28"/>
        </w:rPr>
      </w:pPr>
    </w:p>
    <w:p w14:paraId="5074F9C6" w14:textId="77777777" w:rsidR="005E44CF" w:rsidRPr="005E44CF" w:rsidRDefault="005E44CF" w:rsidP="005E44CF">
      <w:pPr>
        <w:suppressAutoHyphens/>
        <w:spacing w:after="120" w:line="240" w:lineRule="auto"/>
        <w:rPr>
          <w:rFonts w:ascii="Calibri" w:eastAsia="News Gothic MT" w:hAnsi="Calibri" w:cs="Arial"/>
          <w:b/>
          <w:bCs/>
          <w:color w:val="000000"/>
          <w:sz w:val="28"/>
          <w:szCs w:val="28"/>
        </w:rPr>
      </w:pPr>
      <w:r w:rsidRPr="005E44CF">
        <w:rPr>
          <w:rFonts w:ascii="Calibri" w:eastAsia="News Gothic MT" w:hAnsi="Calibri" w:cs="Arial"/>
          <w:b/>
          <w:bCs/>
          <w:color w:val="000000"/>
          <w:sz w:val="28"/>
          <w:szCs w:val="28"/>
        </w:rPr>
        <w:t xml:space="preserve">Student Declaration: </w:t>
      </w:r>
    </w:p>
    <w:p w14:paraId="329F0543" w14:textId="77777777" w:rsidR="005E44CF" w:rsidRPr="005E44CF" w:rsidRDefault="005E44CF" w:rsidP="005E44CF">
      <w:pPr>
        <w:spacing w:after="0" w:line="240" w:lineRule="auto"/>
        <w:rPr>
          <w:rFonts w:ascii="News Gothic MT" w:eastAsia="News Gothic MT" w:hAnsi="News Gothic MT" w:cs="Times New Roman"/>
          <w:b/>
          <w:bCs/>
          <w:sz w:val="28"/>
          <w:szCs w:val="28"/>
          <w:lang w:val="en-US"/>
        </w:rPr>
      </w:pPr>
      <w:r w:rsidRPr="005E44CF">
        <w:rPr>
          <w:rFonts w:ascii="News Gothic MT" w:eastAsia="News Gothic MT" w:hAnsi="News Gothic MT" w:cs="Times New Roman"/>
          <w:noProof/>
        </w:rPr>
        <mc:AlternateContent>
          <mc:Choice Requires="wps">
            <w:drawing>
              <wp:inline distT="45720" distB="45720" distL="114300" distR="114300" wp14:anchorId="3447CB3E" wp14:editId="414CE5D6">
                <wp:extent cx="6038850" cy="1404620"/>
                <wp:effectExtent l="0" t="0" r="19050" b="17145"/>
                <wp:docPr id="1271693119" name="Text Box 1271693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FD251" w14:textId="77777777" w:rsidR="005E44CF" w:rsidRDefault="005E44CF" w:rsidP="005E44CF">
                            <w:pPr>
                              <w:pStyle w:val="AIEIStandardStyle"/>
                            </w:pPr>
                            <w:r>
                              <w:t xml:space="preserve">I understand that: </w:t>
                            </w:r>
                          </w:p>
                          <w:p w14:paraId="72643BCC" w14:textId="77777777" w:rsidR="005E44CF" w:rsidRDefault="005E44CF" w:rsidP="005E44CF"/>
                          <w:p w14:paraId="0A57012A" w14:textId="77777777" w:rsidR="005E44CF" w:rsidRDefault="005E44CF" w:rsidP="005E44CF">
                            <w:pPr>
                              <w:pStyle w:val="AIEIStandardStyle"/>
                              <w:numPr>
                                <w:ilvl w:val="0"/>
                                <w:numId w:val="7"/>
                              </w:numPr>
                            </w:pPr>
                            <w:r w:rsidRPr="009F04D4">
                              <w:t>I declare that all material in this assessment is my own work except where there is clear acknowledgement and reference to the work of others</w:t>
                            </w:r>
                            <w:r>
                              <w:t>.</w:t>
                            </w:r>
                          </w:p>
                          <w:p w14:paraId="46D46C11" w14:textId="77777777" w:rsidR="005E44CF" w:rsidRDefault="005E44CF" w:rsidP="005E44CF">
                            <w:pPr>
                              <w:pStyle w:val="AIEIStandardStyle"/>
                              <w:numPr>
                                <w:ilvl w:val="0"/>
                                <w:numId w:val="7"/>
                              </w:numPr>
                              <w:rPr>
                                <w:rStyle w:val="ui-provider"/>
                              </w:rPr>
                            </w:pPr>
                            <w:r>
                              <w:rPr>
                                <w:rStyle w:val="ui-provider"/>
                              </w:rPr>
                              <w:t>This original work adheres to assessment criteria including group assessment.</w:t>
                            </w:r>
                          </w:p>
                          <w:p w14:paraId="5E42B0C6" w14:textId="77777777" w:rsidR="005E44CF" w:rsidRDefault="005E44CF" w:rsidP="005E44CF">
                            <w:pPr>
                              <w:pStyle w:val="AIEIStandardStyl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Penalties apply for late submission of assessment and that this could result in a failure grade being awarded.</w:t>
                            </w:r>
                          </w:p>
                          <w:p w14:paraId="3F848BA6" w14:textId="77777777" w:rsidR="005E44CF" w:rsidRDefault="005E44CF" w:rsidP="005E44CF">
                            <w:pPr>
                              <w:pStyle w:val="AIEIStandardStyle"/>
                            </w:pPr>
                          </w:p>
                          <w:p w14:paraId="5AEE3279" w14:textId="0F8C12F7" w:rsidR="005E44CF" w:rsidRDefault="005E44CF" w:rsidP="005E44CF">
                            <w:pPr>
                              <w:pStyle w:val="AIEIStandardStyle"/>
                            </w:pPr>
                            <w:r>
                              <w:t xml:space="preserve"> </w:t>
                            </w:r>
                            <w:r w:rsidRPr="009F04D4">
                              <w:t>Student Signature:</w:t>
                            </w:r>
                            <w:r w:rsidR="00377F23">
                              <w:t xml:space="preserve"> </w:t>
                            </w:r>
                            <w:r w:rsidR="006476FF">
                              <w:t xml:space="preserve">Joel M., </w:t>
                            </w:r>
                            <w:r w:rsidR="00796387">
                              <w:t xml:space="preserve">Jose </w:t>
                            </w:r>
                            <w:proofErr w:type="spellStart"/>
                            <w:r w:rsidR="00796387">
                              <w:t>Ravida</w:t>
                            </w:r>
                            <w:proofErr w:type="spellEnd"/>
                            <w:r w:rsidR="0091180F">
                              <w:t xml:space="preserve">, Kaylee </w:t>
                            </w:r>
                            <w:proofErr w:type="spellStart"/>
                            <w:r w:rsidR="0091180F">
                              <w:t>Fatchen</w:t>
                            </w:r>
                            <w:proofErr w:type="spellEnd"/>
                            <w:r w:rsidR="006476FF">
                              <w:t xml:space="preserve"> </w:t>
                            </w:r>
                            <w:r w:rsidR="0091180F"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Date: </w:t>
                            </w:r>
                            <w:r w:rsidR="00264B89">
                              <w:t>02/09/2024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447CB3E" id="_x0000_t202" coordsize="21600,21600" o:spt="202" path="m,l,21600r21600,l21600,xe">
                <v:stroke joinstyle="miter"/>
                <v:path gradientshapeok="t" o:connecttype="rect"/>
              </v:shapetype>
              <v:shape id="Text Box 1271693119" o:spid="_x0000_s1026" type="#_x0000_t202" style="width:47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">
                <v:textbox style="mso-fit-shape-to-text:t">
                  <w:txbxContent>
                    <w:p w14:paraId="13EFD251" w14:textId="77777777" w:rsidR="005E44CF" w:rsidRDefault="005E44CF" w:rsidP="005E44CF">
                      <w:pPr>
                        <w:pStyle w:val="AIEIStandardStyle"/>
                      </w:pPr>
                      <w:r>
                        <w:t xml:space="preserve">I understand that: </w:t>
                      </w:r>
                    </w:p>
                    <w:p w14:paraId="72643BCC" w14:textId="77777777" w:rsidR="005E44CF" w:rsidRDefault="005E44CF" w:rsidP="005E44CF"/>
                    <w:p w14:paraId="0A57012A" w14:textId="77777777" w:rsidR="005E44CF" w:rsidRDefault="005E44CF" w:rsidP="005E44CF">
                      <w:pPr>
                        <w:pStyle w:val="AIEIStandardStyle"/>
                        <w:numPr>
                          <w:ilvl w:val="0"/>
                          <w:numId w:val="7"/>
                        </w:numPr>
                      </w:pPr>
                      <w:r w:rsidRPr="009F04D4">
                        <w:t>I declare that all material in this assessment is my own work except where there is clear acknowledgement and reference to the work of others</w:t>
                      </w:r>
                      <w:r>
                        <w:t>.</w:t>
                      </w:r>
                    </w:p>
                    <w:p w14:paraId="46D46C11" w14:textId="77777777" w:rsidR="005E44CF" w:rsidRDefault="005E44CF" w:rsidP="005E44CF">
                      <w:pPr>
                        <w:pStyle w:val="AIEIStandardStyle"/>
                        <w:numPr>
                          <w:ilvl w:val="0"/>
                          <w:numId w:val="7"/>
                        </w:numPr>
                        <w:rPr>
                          <w:rStyle w:val="ui-provider"/>
                        </w:rPr>
                      </w:pPr>
                      <w:r>
                        <w:rPr>
                          <w:rStyle w:val="ui-provider"/>
                        </w:rPr>
                        <w:t>This original work adheres to assessment criteria including group assessment.</w:t>
                      </w:r>
                    </w:p>
                    <w:p w14:paraId="5E42B0C6" w14:textId="77777777" w:rsidR="005E44CF" w:rsidRDefault="005E44CF" w:rsidP="005E44CF">
                      <w:pPr>
                        <w:pStyle w:val="AIEIStandardStyle"/>
                        <w:numPr>
                          <w:ilvl w:val="0"/>
                          <w:numId w:val="7"/>
                        </w:numPr>
                      </w:pPr>
                      <w:r>
                        <w:t>Penalties apply for late submission of assessment and that this could result in a failure grade being awarded.</w:t>
                      </w:r>
                    </w:p>
                    <w:p w14:paraId="3F848BA6" w14:textId="77777777" w:rsidR="005E44CF" w:rsidRDefault="005E44CF" w:rsidP="005E44CF">
                      <w:pPr>
                        <w:pStyle w:val="AIEIStandardStyle"/>
                      </w:pPr>
                    </w:p>
                    <w:p w14:paraId="5AEE3279" w14:textId="0F8C12F7" w:rsidR="005E44CF" w:rsidRDefault="005E44CF" w:rsidP="005E44CF">
                      <w:pPr>
                        <w:pStyle w:val="AIEIStandardStyle"/>
                      </w:pPr>
                      <w:r>
                        <w:t xml:space="preserve"> </w:t>
                      </w:r>
                      <w:r w:rsidRPr="009F04D4">
                        <w:t>Student Signature:</w:t>
                      </w:r>
                      <w:r w:rsidR="00377F23">
                        <w:t xml:space="preserve"> </w:t>
                      </w:r>
                      <w:r w:rsidR="006476FF">
                        <w:t xml:space="preserve">Joel M., </w:t>
                      </w:r>
                      <w:r w:rsidR="00796387">
                        <w:t xml:space="preserve">Jose </w:t>
                      </w:r>
                      <w:proofErr w:type="spellStart"/>
                      <w:r w:rsidR="00796387">
                        <w:t>Ravida</w:t>
                      </w:r>
                      <w:proofErr w:type="spellEnd"/>
                      <w:r w:rsidR="0091180F">
                        <w:t xml:space="preserve">, Kaylee </w:t>
                      </w:r>
                      <w:proofErr w:type="spellStart"/>
                      <w:r w:rsidR="0091180F">
                        <w:t>Fatchen</w:t>
                      </w:r>
                      <w:proofErr w:type="spellEnd"/>
                      <w:r w:rsidR="006476FF">
                        <w:t xml:space="preserve"> </w:t>
                      </w:r>
                      <w:r w:rsidR="0091180F"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Date: </w:t>
                      </w:r>
                      <w:r w:rsidR="00264B89">
                        <w:t>02/09/2024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999723" w14:textId="77777777" w:rsidR="005E44CF" w:rsidRPr="005E44CF" w:rsidRDefault="005E44CF" w:rsidP="005E44CF">
      <w:pPr>
        <w:spacing w:after="0" w:line="240" w:lineRule="auto"/>
        <w:rPr>
          <w:rFonts w:ascii="News Gothic MT" w:eastAsia="News Gothic MT" w:hAnsi="News Gothic MT" w:cs="Times New Roman"/>
          <w:b/>
          <w:bCs/>
          <w:sz w:val="28"/>
          <w:szCs w:val="28"/>
          <w:lang w:val="en-US"/>
        </w:rPr>
      </w:pPr>
      <w:r w:rsidRPr="005E44CF">
        <w:rPr>
          <w:rFonts w:ascii="News Gothic MT" w:eastAsia="News Gothic MT" w:hAnsi="News Gothic MT" w:cs="Times New Roman"/>
          <w:b/>
          <w:bCs/>
          <w:sz w:val="28"/>
          <w:szCs w:val="28"/>
          <w:lang w:val="en-US"/>
        </w:rPr>
        <w:br w:type="page"/>
      </w:r>
    </w:p>
    <w:p w14:paraId="5854E7CF" w14:textId="06F5DC16" w:rsidR="00DA3906" w:rsidRPr="00DA3906" w:rsidRDefault="00DA3906" w:rsidP="00DA3906">
      <w:pPr>
        <w:tabs>
          <w:tab w:val="center" w:pos="4513"/>
          <w:tab w:val="right" w:pos="9026"/>
        </w:tabs>
        <w:spacing w:after="0" w:line="480" w:lineRule="auto"/>
        <w:rPr>
          <w:rFonts w:ascii="Aptos" w:hAnsi="Aptos"/>
          <w:kern w:val="2"/>
          <w:sz w:val="24"/>
          <w:szCs w:val="24"/>
          <w14:ligatures w14:val="standardContextual"/>
        </w:rPr>
      </w:pPr>
    </w:p>
    <w:tbl>
      <w:tblPr>
        <w:tblStyle w:val="TableGrid2"/>
        <w:tblpPr w:leftFromText="181" w:rightFromText="181" w:vertAnchor="page" w:horzAnchor="margin" w:tblpY="2037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66D9B" w:rsidRPr="00DA3906" w14:paraId="296B15D2" w14:textId="77777777" w:rsidTr="00A66D9B">
        <w:trPr>
          <w:del w:id="0" w:author="Microsoft Word" w:date="2024-09-02T23:11:00Z" w16du:dateUtc="2024-09-02T13:41:00Z"/>
        </w:trPr>
        <w:tc>
          <w:tcPr>
            <w:tcW w:w="9016" w:type="dxa"/>
            <w:vAlign w:val="center"/>
          </w:tcPr>
          <w:p w14:paraId="33ED15D3" w14:textId="77777777" w:rsidR="00A66D9B" w:rsidRPr="00DA3906" w:rsidRDefault="00A66D9B" w:rsidP="00A66D9B">
            <w:pPr>
              <w:tabs>
                <w:tab w:val="center" w:pos="4513"/>
                <w:tab w:val="right" w:pos="9026"/>
              </w:tabs>
              <w:spacing w:after="80"/>
              <w:contextualSpacing/>
              <w:jc w:val="center"/>
              <w:rPr>
                <w:del w:id="1" w:author="Microsoft Word" w:date="2024-09-02T23:11:00Z" w16du:dateUtc="2024-09-02T13:41:00Z"/>
                <w:rFonts w:ascii="Courier" w:eastAsiaTheme="majorEastAsia" w:hAnsi="Courier" w:cstheme="majorBidi"/>
                <w:spacing w:val="-10"/>
                <w:kern w:val="28"/>
                <w:sz w:val="36"/>
                <w:szCs w:val="36"/>
                <w:u w:val="single"/>
                <w14:ligatures w14:val="standardContextual"/>
              </w:rPr>
            </w:pPr>
            <w:del w:id="2" w:author="Microsoft Word" w:date="2024-09-02T23:11:00Z" w16du:dateUtc="2024-09-02T13:41:00Z">
              <w:r w:rsidRPr="00DA3906">
                <w:rPr>
                  <w:rFonts w:ascii="Courier" w:eastAsiaTheme="majorEastAsia" w:hAnsi="Courier" w:cstheme="majorBidi"/>
                  <w:spacing w:val="-10"/>
                  <w:kern w:val="28"/>
                  <w:sz w:val="36"/>
                  <w:szCs w:val="36"/>
                  <w:u w:val="single"/>
                  <w14:ligatures w14:val="standardContextual"/>
                </w:rPr>
                <w:delText>FREAKY ISOPODS</w:delText>
              </w:r>
            </w:del>
          </w:p>
        </w:tc>
      </w:tr>
      <w:tr w:rsidR="00A66D9B" w:rsidRPr="00DA3906" w14:paraId="4C455229" w14:textId="77777777" w:rsidTr="00A66D9B">
        <w:trPr>
          <w:del w:id="3" w:author="Microsoft Word" w:date="2024-09-02T23:11:00Z" w16du:dateUtc="2024-09-02T13:41:00Z"/>
        </w:trPr>
        <w:tc>
          <w:tcPr>
            <w:tcW w:w="9016" w:type="dxa"/>
            <w:vAlign w:val="center"/>
          </w:tcPr>
          <w:p w14:paraId="0C30EEC9" w14:textId="77777777" w:rsidR="00A66D9B" w:rsidRPr="00DA3906" w:rsidRDefault="00A66D9B" w:rsidP="00A66D9B">
            <w:pPr>
              <w:tabs>
                <w:tab w:val="center" w:pos="4513"/>
                <w:tab w:val="right" w:pos="9026"/>
              </w:tabs>
              <w:spacing w:after="80"/>
              <w:contextualSpacing/>
              <w:jc w:val="center"/>
              <w:rPr>
                <w:del w:id="4" w:author="Microsoft Word" w:date="2024-09-02T23:11:00Z" w16du:dateUtc="2024-09-02T13:41:00Z"/>
                <w:rFonts w:ascii="Courier" w:eastAsiaTheme="majorEastAsia" w:hAnsi="Courier" w:cstheme="majorBidi"/>
                <w:spacing w:val="-10"/>
                <w:kern w:val="28"/>
                <w:sz w:val="36"/>
                <w:szCs w:val="36"/>
                <w14:ligatures w14:val="standardContextual"/>
              </w:rPr>
            </w:pPr>
            <w:del w:id="5" w:author="Microsoft Word" w:date="2024-09-02T23:11:00Z" w16du:dateUtc="2024-09-02T13:41:00Z">
              <w:r>
                <w:rPr>
                  <w:rFonts w:ascii="Courier" w:eastAsiaTheme="majorEastAsia" w:hAnsi="Courier" w:cstheme="majorBidi"/>
                  <w:spacing w:val="-10"/>
                  <w:kern w:val="28"/>
                  <w:sz w:val="36"/>
                  <w:szCs w:val="36"/>
                  <w14:ligatures w14:val="standardContextual"/>
                </w:rPr>
                <w:delText>PRODUCTION DOCUMENT</w:delText>
              </w:r>
            </w:del>
          </w:p>
        </w:tc>
      </w:tr>
    </w:tbl>
    <w:tbl>
      <w:tblPr>
        <w:tblStyle w:val="TableGrid2"/>
        <w:tblpPr w:leftFromText="181" w:rightFromText="181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A3906" w:rsidRPr="00DA3906" w14:paraId="5EF0B771" w14:textId="77777777">
        <w:trPr>
          <w:ins w:id="6" w:author="Microsoft Word" w:date="2024-09-02T23:11:00Z" w16du:dateUtc="2024-09-02T13:41:00Z"/>
        </w:trPr>
        <w:tc>
          <w:tcPr>
            <w:tcW w:w="9016" w:type="dxa"/>
            <w:vAlign w:val="center"/>
          </w:tcPr>
          <w:p w14:paraId="4C4DC7A4" w14:textId="77777777" w:rsidR="00DA3906" w:rsidRPr="00DA3906" w:rsidRDefault="00DA3906" w:rsidP="00DA3906">
            <w:pPr>
              <w:tabs>
                <w:tab w:val="center" w:pos="4513"/>
                <w:tab w:val="right" w:pos="9026"/>
              </w:tabs>
              <w:spacing w:after="80"/>
              <w:contextualSpacing/>
              <w:jc w:val="center"/>
              <w:rPr>
                <w:ins w:id="7" w:author="Microsoft Word" w:date="2024-09-02T23:11:00Z" w16du:dateUtc="2024-09-02T13:41:00Z"/>
                <w:rFonts w:ascii="Courier" w:eastAsiaTheme="majorEastAsia" w:hAnsi="Courier" w:cstheme="majorBidi"/>
                <w:spacing w:val="-10"/>
                <w:kern w:val="28"/>
                <w:sz w:val="36"/>
                <w:szCs w:val="36"/>
                <w:u w:val="single"/>
                <w14:ligatures w14:val="standardContextual"/>
              </w:rPr>
            </w:pPr>
            <w:ins w:id="8" w:author="Microsoft Word" w:date="2024-09-02T23:11:00Z" w16du:dateUtc="2024-09-02T13:41:00Z">
              <w:r w:rsidRPr="00DA3906">
                <w:rPr>
                  <w:rFonts w:ascii="Courier" w:eastAsiaTheme="majorEastAsia" w:hAnsi="Courier" w:cstheme="majorBidi"/>
                  <w:spacing w:val="-10"/>
                  <w:kern w:val="28"/>
                  <w:sz w:val="36"/>
                  <w:szCs w:val="36"/>
                  <w:u w:val="single"/>
                  <w14:ligatures w14:val="standardContextual"/>
                </w:rPr>
                <w:t>FREAKY ISOPODS</w:t>
              </w:r>
            </w:ins>
          </w:p>
        </w:tc>
      </w:tr>
      <w:tr w:rsidR="00DA3906" w:rsidRPr="00DA3906" w14:paraId="2E3DF74F" w14:textId="77777777">
        <w:trPr>
          <w:ins w:id="9" w:author="Microsoft Word" w:date="2024-09-02T23:11:00Z" w16du:dateUtc="2024-09-02T13:41:00Z"/>
        </w:trPr>
        <w:tc>
          <w:tcPr>
            <w:tcW w:w="9016" w:type="dxa"/>
            <w:vAlign w:val="center"/>
          </w:tcPr>
          <w:p w14:paraId="53BA5439" w14:textId="145AECDC" w:rsidR="00DA3906" w:rsidRPr="00DA3906" w:rsidRDefault="00DA46C1" w:rsidP="00DA3906">
            <w:pPr>
              <w:tabs>
                <w:tab w:val="center" w:pos="4513"/>
                <w:tab w:val="right" w:pos="9026"/>
              </w:tabs>
              <w:spacing w:after="80"/>
              <w:contextualSpacing/>
              <w:jc w:val="center"/>
              <w:rPr>
                <w:ins w:id="10" w:author="Microsoft Word" w:date="2024-09-02T23:11:00Z" w16du:dateUtc="2024-09-02T13:41:00Z"/>
                <w:rFonts w:ascii="Courier" w:eastAsiaTheme="majorEastAsia" w:hAnsi="Courier" w:cstheme="majorBidi"/>
                <w:spacing w:val="-10"/>
                <w:kern w:val="28"/>
                <w:sz w:val="36"/>
                <w:szCs w:val="36"/>
                <w14:ligatures w14:val="standardContextual"/>
              </w:rPr>
            </w:pPr>
            <w:ins w:id="11" w:author="Microsoft Word" w:date="2024-09-02T23:11:00Z" w16du:dateUtc="2024-09-02T13:41:00Z">
              <w:r>
                <w:rPr>
                  <w:rFonts w:ascii="Courier" w:eastAsiaTheme="majorEastAsia" w:hAnsi="Courier" w:cstheme="majorBidi"/>
                  <w:spacing w:val="-10"/>
                  <w:kern w:val="28"/>
                  <w:sz w:val="36"/>
                  <w:szCs w:val="36"/>
                  <w14:ligatures w14:val="standardContextual"/>
                </w:rPr>
                <w:t>PRODUCTION DOCUMENT</w:t>
              </w:r>
            </w:ins>
          </w:p>
        </w:tc>
      </w:tr>
      <w:tr w:rsidR="006F35C8" w:rsidRPr="00DA3906" w14:paraId="609CBA9D" w14:textId="77777777">
        <w:trPr>
          <w:ins w:id="12" w:author="Microsoft Word" w:date="2024-09-02T23:11:00Z" w16du:dateUtc="2024-09-02T13:41:00Z"/>
        </w:trPr>
        <w:tc>
          <w:tcPr>
            <w:tcW w:w="9016" w:type="dxa"/>
            <w:vAlign w:val="center"/>
          </w:tcPr>
          <w:p w14:paraId="64530968" w14:textId="106AACB1" w:rsidR="006F35C8" w:rsidRDefault="006F35C8" w:rsidP="00DA3906">
            <w:pPr>
              <w:tabs>
                <w:tab w:val="center" w:pos="4513"/>
                <w:tab w:val="right" w:pos="9026"/>
              </w:tabs>
              <w:spacing w:after="80"/>
              <w:contextualSpacing/>
              <w:jc w:val="center"/>
              <w:rPr>
                <w:ins w:id="13" w:author="Microsoft Word" w:date="2024-09-02T23:11:00Z" w16du:dateUtc="2024-09-02T13:41:00Z"/>
                <w:rFonts w:ascii="Courier" w:eastAsiaTheme="majorEastAsia" w:hAnsi="Courier" w:cstheme="majorBidi"/>
                <w:spacing w:val="-10"/>
                <w:kern w:val="28"/>
                <w:sz w:val="36"/>
                <w:szCs w:val="36"/>
                <w14:ligatures w14:val="standardContextual"/>
              </w:rPr>
            </w:pPr>
            <w:r>
              <w:rPr>
                <w:rFonts w:ascii="Aptos" w:hAnsi="Aptos"/>
                <w:noProof/>
                <w:kern w:val="2"/>
                <w14:ligatures w14:val="standardContextual"/>
              </w:rPr>
              <w:drawing>
                <wp:inline distT="0" distB="0" distL="0" distR="0" wp14:anchorId="676FACA2" wp14:editId="6D0A00F1">
                  <wp:extent cx="5528522" cy="6786880"/>
                  <wp:effectExtent l="0" t="0" r="0" b="0"/>
                  <wp:docPr id="17597068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69" r="18528"/>
                          <a:stretch/>
                        </pic:blipFill>
                        <pic:spPr bwMode="auto">
                          <a:xfrm>
                            <a:off x="0" y="0"/>
                            <a:ext cx="5543926" cy="68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455B0F" w14:textId="13F0BA61" w:rsidR="00DA3906" w:rsidRPr="00DA3906" w:rsidRDefault="00DA3906" w:rsidP="00DA3906">
      <w:pPr>
        <w:tabs>
          <w:tab w:val="center" w:pos="4513"/>
          <w:tab w:val="right" w:pos="9026"/>
        </w:tabs>
        <w:spacing w:after="0" w:line="480" w:lineRule="auto"/>
        <w:rPr>
          <w:rFonts w:ascii="Aptos" w:hAnsi="Aptos"/>
          <w:kern w:val="2"/>
          <w:sz w:val="24"/>
          <w:szCs w:val="24"/>
          <w14:ligatures w14:val="standardContextual"/>
        </w:rPr>
      </w:pPr>
    </w:p>
    <w:p w14:paraId="71C2FB41" w14:textId="21D4D7FE" w:rsidR="00DA3906" w:rsidRPr="00DA3906" w:rsidRDefault="00DA3906" w:rsidP="00DA3906">
      <w:pPr>
        <w:tabs>
          <w:tab w:val="center" w:pos="4513"/>
          <w:tab w:val="right" w:pos="9026"/>
        </w:tabs>
        <w:spacing w:after="0" w:line="480" w:lineRule="auto"/>
        <w:rPr>
          <w:rFonts w:ascii="Aptos" w:hAnsi="Aptos"/>
          <w:kern w:val="2"/>
          <w:sz w:val="24"/>
          <w:szCs w:val="24"/>
          <w14:ligatures w14:val="standardContextual"/>
        </w:rPr>
      </w:pPr>
      <w:r w:rsidRPr="00DA3906">
        <w:rPr>
          <w:rFonts w:ascii="Aptos" w:hAnsi="Aptos"/>
          <w:kern w:val="2"/>
          <w:sz w:val="24"/>
          <w:szCs w:val="24"/>
          <w14:ligatures w14:val="standardContextual"/>
        </w:rPr>
        <w:br w:type="page"/>
      </w:r>
    </w:p>
    <w:p w14:paraId="602DDE47" w14:textId="77777777" w:rsidR="00DA3906" w:rsidRPr="00DA3906" w:rsidRDefault="00DA3906" w:rsidP="005C5FA3">
      <w:pPr>
        <w:pStyle w:val="Heading1"/>
      </w:pPr>
      <w:r w:rsidRPr="00DA3906">
        <w:lastRenderedPageBreak/>
        <w:t>Document Version History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126"/>
        <w:gridCol w:w="1683"/>
        <w:gridCol w:w="1375"/>
        <w:gridCol w:w="4832"/>
      </w:tblGrid>
      <w:tr w:rsidR="00DA3906" w:rsidRPr="00DA3906" w14:paraId="51FCB1E2" w14:textId="77777777">
        <w:tc>
          <w:tcPr>
            <w:tcW w:w="1129" w:type="dxa"/>
          </w:tcPr>
          <w:p w14:paraId="5AB538C3" w14:textId="77777777" w:rsidR="00DA3906" w:rsidRPr="00DA3906" w:rsidRDefault="00DA3906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b/>
                <w:bCs/>
                <w:kern w:val="2"/>
                <w:sz w:val="26"/>
                <w:szCs w:val="26"/>
                <w14:ligatures w14:val="standardContextual"/>
              </w:rPr>
            </w:pPr>
            <w:r w:rsidRPr="00DA3906">
              <w:rPr>
                <w:b/>
                <w:bCs/>
                <w:kern w:val="2"/>
                <w:sz w:val="26"/>
                <w:szCs w:val="26"/>
                <w14:ligatures w14:val="standardContextual"/>
              </w:rPr>
              <w:t>Version</w:t>
            </w:r>
          </w:p>
        </w:tc>
        <w:tc>
          <w:tcPr>
            <w:tcW w:w="1701" w:type="dxa"/>
          </w:tcPr>
          <w:p w14:paraId="754F6B0D" w14:textId="77777777" w:rsidR="00DA3906" w:rsidRPr="00DA3906" w:rsidRDefault="00DA3906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b/>
                <w:bCs/>
                <w:kern w:val="2"/>
                <w:sz w:val="26"/>
                <w:szCs w:val="26"/>
                <w14:ligatures w14:val="standardContextual"/>
              </w:rPr>
            </w:pPr>
            <w:r w:rsidRPr="00DA3906">
              <w:rPr>
                <w:b/>
                <w:bCs/>
                <w:kern w:val="2"/>
                <w:sz w:val="26"/>
                <w:szCs w:val="26"/>
                <w14:ligatures w14:val="standardContextual"/>
              </w:rPr>
              <w:t>Author</w:t>
            </w:r>
          </w:p>
        </w:tc>
        <w:tc>
          <w:tcPr>
            <w:tcW w:w="1276" w:type="dxa"/>
          </w:tcPr>
          <w:p w14:paraId="02CAC63D" w14:textId="77777777" w:rsidR="00DA3906" w:rsidRPr="00DA3906" w:rsidRDefault="00DA3906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b/>
                <w:bCs/>
                <w:kern w:val="2"/>
                <w:sz w:val="26"/>
                <w:szCs w:val="26"/>
                <w14:ligatures w14:val="standardContextual"/>
              </w:rPr>
            </w:pPr>
            <w:r w:rsidRPr="00DA3906">
              <w:rPr>
                <w:b/>
                <w:bCs/>
                <w:kern w:val="2"/>
                <w:sz w:val="26"/>
                <w:szCs w:val="26"/>
                <w14:ligatures w14:val="standardContextual"/>
              </w:rPr>
              <w:t>Date</w:t>
            </w:r>
          </w:p>
        </w:tc>
        <w:tc>
          <w:tcPr>
            <w:tcW w:w="4910" w:type="dxa"/>
          </w:tcPr>
          <w:p w14:paraId="3823D705" w14:textId="77777777" w:rsidR="00DA3906" w:rsidRPr="00DA3906" w:rsidRDefault="00DA3906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b/>
                <w:bCs/>
                <w:kern w:val="2"/>
                <w:sz w:val="26"/>
                <w:szCs w:val="26"/>
                <w14:ligatures w14:val="standardContextual"/>
              </w:rPr>
            </w:pPr>
            <w:r w:rsidRPr="00DA3906">
              <w:rPr>
                <w:b/>
                <w:bCs/>
                <w:kern w:val="2"/>
                <w:sz w:val="26"/>
                <w:szCs w:val="26"/>
                <w14:ligatures w14:val="standardContextual"/>
              </w:rPr>
              <w:t>Comment</w:t>
            </w:r>
          </w:p>
        </w:tc>
      </w:tr>
      <w:tr w:rsidR="00DA3906" w:rsidRPr="00DA3906" w14:paraId="474AEF05" w14:textId="77777777">
        <w:tc>
          <w:tcPr>
            <w:tcW w:w="1129" w:type="dxa"/>
          </w:tcPr>
          <w:p w14:paraId="66411E7D" w14:textId="77777777" w:rsidR="00DA3906" w:rsidRPr="00DA0AD3" w:rsidRDefault="00DA3906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1.0</w:t>
            </w:r>
          </w:p>
        </w:tc>
        <w:tc>
          <w:tcPr>
            <w:tcW w:w="1701" w:type="dxa"/>
          </w:tcPr>
          <w:p w14:paraId="6B1684C4" w14:textId="77777777" w:rsidR="00DA3906" w:rsidRPr="00DA0AD3" w:rsidRDefault="00DA3906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Jo</w:t>
            </w:r>
            <w:r w:rsidR="00B108EC" w:rsidRPr="00DA0AD3">
              <w:rPr>
                <w:kern w:val="2"/>
                <w14:ligatures w14:val="standardContextual"/>
              </w:rPr>
              <w:t>se</w:t>
            </w:r>
            <w:r w:rsidRPr="00DA0AD3">
              <w:rPr>
                <w:kern w:val="2"/>
                <w14:ligatures w14:val="standardContextual"/>
              </w:rPr>
              <w:t xml:space="preserve"> </w:t>
            </w:r>
            <w:r w:rsidR="00B108EC" w:rsidRPr="00DA0AD3">
              <w:rPr>
                <w:kern w:val="2"/>
                <w14:ligatures w14:val="standardContextual"/>
              </w:rPr>
              <w:t>R</w:t>
            </w:r>
            <w:r w:rsidRPr="00DA0AD3">
              <w:rPr>
                <w:kern w:val="2"/>
                <w14:ligatures w14:val="standardContextual"/>
              </w:rPr>
              <w:t>.</w:t>
            </w:r>
          </w:p>
          <w:p w14:paraId="5D91118B" w14:textId="77777777" w:rsidR="00B108EC" w:rsidRPr="00DA0AD3" w:rsidRDefault="00B108EC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Kaylee F.</w:t>
            </w:r>
          </w:p>
          <w:p w14:paraId="6B3B971F" w14:textId="3847D00A" w:rsidR="00006EBB" w:rsidRPr="00DA0AD3" w:rsidRDefault="00006EBB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Joel M.</w:t>
            </w:r>
          </w:p>
        </w:tc>
        <w:tc>
          <w:tcPr>
            <w:tcW w:w="1276" w:type="dxa"/>
          </w:tcPr>
          <w:p w14:paraId="682167CF" w14:textId="5D96D496" w:rsidR="00DA3906" w:rsidRPr="00DA0AD3" w:rsidRDefault="00006EBB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06</w:t>
            </w:r>
            <w:r w:rsidR="00DA3906" w:rsidRPr="00DA0AD3">
              <w:rPr>
                <w:kern w:val="2"/>
                <w14:ligatures w14:val="standardContextual"/>
              </w:rPr>
              <w:t>/0</w:t>
            </w:r>
            <w:r w:rsidR="00B108EC" w:rsidRPr="00DA0AD3">
              <w:rPr>
                <w:kern w:val="2"/>
                <w14:ligatures w14:val="standardContextual"/>
              </w:rPr>
              <w:t>8</w:t>
            </w:r>
            <w:r w:rsidR="00DA3906" w:rsidRPr="00DA0AD3">
              <w:rPr>
                <w:kern w:val="2"/>
                <w14:ligatures w14:val="standardContextual"/>
              </w:rPr>
              <w:t>/24</w:t>
            </w:r>
          </w:p>
        </w:tc>
        <w:tc>
          <w:tcPr>
            <w:tcW w:w="4910" w:type="dxa"/>
          </w:tcPr>
          <w:p w14:paraId="64987199" w14:textId="22160704" w:rsidR="00DA3906" w:rsidRPr="00DA0AD3" w:rsidRDefault="00DA3906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Created document</w:t>
            </w:r>
            <w:r w:rsidR="00006EBB" w:rsidRPr="00DA0AD3">
              <w:rPr>
                <w:kern w:val="2"/>
                <w14:ligatures w14:val="standardContextual"/>
              </w:rPr>
              <w:t>, Added SWOT analysis</w:t>
            </w:r>
          </w:p>
        </w:tc>
      </w:tr>
      <w:tr w:rsidR="00006EBB" w:rsidRPr="00DA3906" w14:paraId="4908BED7" w14:textId="77777777">
        <w:tc>
          <w:tcPr>
            <w:tcW w:w="1129" w:type="dxa"/>
          </w:tcPr>
          <w:p w14:paraId="39DA577F" w14:textId="4F8B2DDB" w:rsidR="00006EBB" w:rsidRPr="00DA0AD3" w:rsidRDefault="00006EBB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1.1</w:t>
            </w:r>
          </w:p>
        </w:tc>
        <w:tc>
          <w:tcPr>
            <w:tcW w:w="1701" w:type="dxa"/>
          </w:tcPr>
          <w:p w14:paraId="422863D8" w14:textId="77777777" w:rsidR="00006EBB" w:rsidRPr="00DA0AD3" w:rsidRDefault="00006EBB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Jose R.</w:t>
            </w:r>
          </w:p>
          <w:p w14:paraId="085B6634" w14:textId="5D1A0EFF" w:rsidR="00006EBB" w:rsidRPr="00DA0AD3" w:rsidRDefault="00006EBB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Kaylee F.</w:t>
            </w:r>
          </w:p>
        </w:tc>
        <w:tc>
          <w:tcPr>
            <w:tcW w:w="1276" w:type="dxa"/>
          </w:tcPr>
          <w:p w14:paraId="356C7BCF" w14:textId="0F3F4FD4" w:rsidR="00006EBB" w:rsidRPr="00DA0AD3" w:rsidRDefault="00006EBB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13/08/24</w:t>
            </w:r>
          </w:p>
        </w:tc>
        <w:tc>
          <w:tcPr>
            <w:tcW w:w="4910" w:type="dxa"/>
          </w:tcPr>
          <w:p w14:paraId="1DD68067" w14:textId="3BA94C3D" w:rsidR="00006EBB" w:rsidRPr="00DA0AD3" w:rsidRDefault="00006EBB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rFonts w:ascii="Calibri" w:hAnsi="Calibri" w:cs="Times New Roman"/>
              </w:rPr>
              <w:t>Added Sprint Plan, Started Burndown chart</w:t>
            </w:r>
          </w:p>
        </w:tc>
      </w:tr>
      <w:tr w:rsidR="00791470" w:rsidRPr="00DA3906" w14:paraId="78BC44E3" w14:textId="77777777">
        <w:tc>
          <w:tcPr>
            <w:tcW w:w="1129" w:type="dxa"/>
          </w:tcPr>
          <w:p w14:paraId="162D2176" w14:textId="1698D68E" w:rsidR="00791470" w:rsidRPr="00DA0AD3" w:rsidRDefault="00791470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1.2</w:t>
            </w:r>
          </w:p>
        </w:tc>
        <w:tc>
          <w:tcPr>
            <w:tcW w:w="1701" w:type="dxa"/>
          </w:tcPr>
          <w:p w14:paraId="5C6963FD" w14:textId="53494792" w:rsidR="00791470" w:rsidRPr="00DA0AD3" w:rsidRDefault="00791470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Jose R.</w:t>
            </w:r>
          </w:p>
        </w:tc>
        <w:tc>
          <w:tcPr>
            <w:tcW w:w="1276" w:type="dxa"/>
          </w:tcPr>
          <w:p w14:paraId="522DBC9F" w14:textId="23078ECE" w:rsidR="00791470" w:rsidRPr="00DA0AD3" w:rsidRDefault="00791470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28/08/2024</w:t>
            </w:r>
          </w:p>
        </w:tc>
        <w:tc>
          <w:tcPr>
            <w:tcW w:w="4910" w:type="dxa"/>
          </w:tcPr>
          <w:p w14:paraId="3FAA0630" w14:textId="0ADA0B37" w:rsidR="00791470" w:rsidRPr="00DA0AD3" w:rsidRDefault="00791470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rFonts w:ascii="Calibri" w:hAnsi="Calibri" w:cs="Times New Roman"/>
              </w:rPr>
            </w:pPr>
            <w:r w:rsidRPr="00DA0AD3">
              <w:rPr>
                <w:rFonts w:ascii="Calibri" w:hAnsi="Calibri" w:cs="Times New Roman"/>
              </w:rPr>
              <w:t>Added Sprint Backlog and Burndown Chart</w:t>
            </w:r>
          </w:p>
        </w:tc>
      </w:tr>
      <w:tr w:rsidR="00791470" w:rsidRPr="00DA3906" w14:paraId="1F79EEF5" w14:textId="77777777">
        <w:tc>
          <w:tcPr>
            <w:tcW w:w="1129" w:type="dxa"/>
          </w:tcPr>
          <w:p w14:paraId="2C25F270" w14:textId="168BBEE0" w:rsidR="00791470" w:rsidRPr="00DA0AD3" w:rsidRDefault="00791470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1.3</w:t>
            </w:r>
          </w:p>
        </w:tc>
        <w:tc>
          <w:tcPr>
            <w:tcW w:w="1701" w:type="dxa"/>
          </w:tcPr>
          <w:p w14:paraId="46D27F7D" w14:textId="1D18D323" w:rsidR="00791470" w:rsidRPr="00DA0AD3" w:rsidRDefault="00791470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Jose R.</w:t>
            </w:r>
          </w:p>
        </w:tc>
        <w:tc>
          <w:tcPr>
            <w:tcW w:w="1276" w:type="dxa"/>
          </w:tcPr>
          <w:p w14:paraId="1471BF38" w14:textId="6AD495DD" w:rsidR="00791470" w:rsidRPr="00DA0AD3" w:rsidRDefault="00791470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kern w:val="2"/>
                <w14:ligatures w14:val="standardContextual"/>
              </w:rPr>
            </w:pPr>
            <w:r w:rsidRPr="00DA0AD3">
              <w:rPr>
                <w:kern w:val="2"/>
                <w14:ligatures w14:val="standardContextual"/>
              </w:rPr>
              <w:t>02/09/2024</w:t>
            </w:r>
          </w:p>
        </w:tc>
        <w:tc>
          <w:tcPr>
            <w:tcW w:w="4910" w:type="dxa"/>
          </w:tcPr>
          <w:p w14:paraId="6AC194E4" w14:textId="1490A11E" w:rsidR="00791470" w:rsidRPr="00DA0AD3" w:rsidRDefault="0036726E" w:rsidP="00DA3906">
            <w:pPr>
              <w:tabs>
                <w:tab w:val="center" w:pos="4513"/>
                <w:tab w:val="right" w:pos="9026"/>
              </w:tabs>
              <w:spacing w:line="480" w:lineRule="auto"/>
              <w:rPr>
                <w:rFonts w:ascii="Calibri" w:hAnsi="Calibri" w:cs="Times New Roman"/>
              </w:rPr>
            </w:pPr>
            <w:r w:rsidRPr="00DA0AD3">
              <w:rPr>
                <w:rFonts w:ascii="Calibri" w:hAnsi="Calibri" w:cs="Times New Roman"/>
              </w:rPr>
              <w:t xml:space="preserve">Added </w:t>
            </w:r>
            <w:r w:rsidR="001A2A82">
              <w:rPr>
                <w:rFonts w:ascii="Calibri" w:hAnsi="Calibri" w:cs="Times New Roman"/>
              </w:rPr>
              <w:t xml:space="preserve">Team </w:t>
            </w:r>
            <w:r w:rsidRPr="00DA0AD3">
              <w:rPr>
                <w:rFonts w:ascii="Calibri" w:hAnsi="Calibri" w:cs="Times New Roman"/>
              </w:rPr>
              <w:t>Communication</w:t>
            </w:r>
            <w:r w:rsidR="0093743B">
              <w:rPr>
                <w:rFonts w:ascii="Calibri" w:hAnsi="Calibri" w:cs="Times New Roman"/>
              </w:rPr>
              <w:t xml:space="preserve"> and Storage content</w:t>
            </w:r>
          </w:p>
        </w:tc>
      </w:tr>
    </w:tbl>
    <w:p w14:paraId="30214E97" w14:textId="77777777" w:rsidR="00DA3906" w:rsidRPr="00DA3906" w:rsidRDefault="00DA3906" w:rsidP="00DA3906">
      <w:pPr>
        <w:tabs>
          <w:tab w:val="center" w:pos="4513"/>
          <w:tab w:val="right" w:pos="9026"/>
        </w:tabs>
        <w:spacing w:after="0" w:line="480" w:lineRule="auto"/>
        <w:rPr>
          <w:kern w:val="2"/>
          <w:sz w:val="24"/>
          <w:szCs w:val="24"/>
          <w14:ligatures w14:val="standardContextual"/>
        </w:rPr>
      </w:pPr>
    </w:p>
    <w:p w14:paraId="08D0D56B" w14:textId="77777777" w:rsidR="00DA3906" w:rsidRPr="00DA3906" w:rsidRDefault="00DA3906" w:rsidP="00DA3906">
      <w:pPr>
        <w:spacing w:after="0" w:line="240" w:lineRule="auto"/>
        <w:rPr>
          <w:kern w:val="2"/>
          <w:sz w:val="24"/>
          <w:szCs w:val="24"/>
          <w14:ligatures w14:val="standardContextual"/>
        </w:rPr>
      </w:pPr>
      <w:bookmarkStart w:id="14" w:name="_Contents"/>
      <w:bookmarkEnd w:id="14"/>
      <w:r w:rsidRPr="00DA3906">
        <w:rPr>
          <w:kern w:val="2"/>
          <w:sz w:val="24"/>
          <w:szCs w:val="24"/>
          <w14:ligatures w14:val="standardContextual"/>
        </w:rPr>
        <w:br w:type="page"/>
      </w:r>
    </w:p>
    <w:p w14:paraId="45FB8152" w14:textId="31B550AA" w:rsidR="006B05CE" w:rsidRPr="006B05CE" w:rsidRDefault="4CD11D04" w:rsidP="006B05CE">
      <w:pPr>
        <w:pStyle w:val="Heading1"/>
      </w:pPr>
      <w:bookmarkStart w:id="15" w:name="_Contents_1"/>
      <w:bookmarkStart w:id="16" w:name="_Summary"/>
      <w:bookmarkStart w:id="17" w:name="_SWOT_Analysis"/>
      <w:bookmarkEnd w:id="15"/>
      <w:bookmarkEnd w:id="16"/>
      <w:bookmarkEnd w:id="17"/>
      <w:r w:rsidRPr="6E5417E7">
        <w:lastRenderedPageBreak/>
        <w:t>SWOT</w:t>
      </w:r>
      <w:r w:rsidR="6AFA5E77" w:rsidRPr="6E5417E7">
        <w:t xml:space="preserve"> Analysis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51"/>
        <w:gridCol w:w="4035"/>
        <w:gridCol w:w="4035"/>
      </w:tblGrid>
      <w:tr w:rsidR="004342BD" w:rsidRPr="00DD05B4" w14:paraId="18FE3F1E" w14:textId="77777777" w:rsidTr="6E5417E7">
        <w:trPr>
          <w:trHeight w:val="413"/>
        </w:trPr>
        <w:tc>
          <w:tcPr>
            <w:tcW w:w="498" w:type="dxa"/>
            <w:tcBorders>
              <w:top w:val="nil"/>
              <w:left w:val="nil"/>
            </w:tcBorders>
          </w:tcPr>
          <w:p w14:paraId="3C465902" w14:textId="375351A0" w:rsidR="004342BD" w:rsidRPr="00DD05B4" w:rsidRDefault="006B05CE" w:rsidP="6E5417E7">
            <w:pPr>
              <w:spacing w:before="200"/>
              <w:outlineLvl w:val="1"/>
              <w:rPr>
                <w:rFonts w:ascii="Calibri" w:hAnsi="Calibri" w:cs="Times New Roman"/>
                <w:b/>
                <w:bCs/>
                <w:sz w:val="26"/>
                <w:szCs w:val="26"/>
              </w:rPr>
            </w:pPr>
            <w:r>
              <w:rPr>
                <w:rFonts w:ascii="Calibri" w:hAnsi="Calibri" w:cs="Times New Roman"/>
                <w:b/>
                <w:bCs/>
                <w:sz w:val="26"/>
                <w:szCs w:val="26"/>
              </w:rPr>
              <w:t>Kaylee</w:t>
            </w:r>
          </w:p>
        </w:tc>
        <w:tc>
          <w:tcPr>
            <w:tcW w:w="4137" w:type="dxa"/>
            <w:vAlign w:val="center"/>
          </w:tcPr>
          <w:p w14:paraId="1CEBD556" w14:textId="77777777" w:rsidR="004342BD" w:rsidRPr="00DD05B4" w:rsidRDefault="004342BD" w:rsidP="6E5417E7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Positive</w:t>
            </w:r>
          </w:p>
        </w:tc>
        <w:tc>
          <w:tcPr>
            <w:tcW w:w="4136" w:type="dxa"/>
            <w:vAlign w:val="center"/>
          </w:tcPr>
          <w:p w14:paraId="673C276B" w14:textId="77777777" w:rsidR="004342BD" w:rsidRPr="00DD05B4" w:rsidRDefault="004342BD" w:rsidP="6E5417E7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Negative</w:t>
            </w:r>
          </w:p>
        </w:tc>
      </w:tr>
      <w:tr w:rsidR="004342BD" w:rsidRPr="00DD05B4" w14:paraId="516E8CDE" w14:textId="77777777" w:rsidTr="6E5417E7">
        <w:trPr>
          <w:trHeight w:val="2340"/>
        </w:trPr>
        <w:tc>
          <w:tcPr>
            <w:tcW w:w="498" w:type="dxa"/>
            <w:vAlign w:val="center"/>
          </w:tcPr>
          <w:p w14:paraId="19F61D15" w14:textId="77777777" w:rsidR="004342BD" w:rsidRPr="00DD05B4" w:rsidRDefault="004342BD" w:rsidP="6E5417E7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Internal</w:t>
            </w:r>
          </w:p>
        </w:tc>
        <w:tc>
          <w:tcPr>
            <w:tcW w:w="4137" w:type="dxa"/>
          </w:tcPr>
          <w:p w14:paraId="6238AD56" w14:textId="77777777" w:rsidR="004342BD" w:rsidRPr="00DD05B4" w:rsidRDefault="004342BD" w:rsidP="6E5417E7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Strengths</w:t>
            </w:r>
          </w:p>
          <w:p w14:paraId="1E80CD54" w14:textId="4AEAC920" w:rsidR="004342BD" w:rsidRDefault="0137D33D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 w:rsidRPr="62C36ACE">
              <w:rPr>
                <w:rFonts w:ascii="Calibri" w:hAnsi="Calibri" w:cs="Times New Roman"/>
              </w:rPr>
              <w:t>Art, drawing and Design</w:t>
            </w:r>
          </w:p>
          <w:p w14:paraId="6EACE916" w14:textId="0F70CE48" w:rsidR="0823F6F6" w:rsidRDefault="01E669F4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 w:rsidRPr="51FA38DA">
              <w:rPr>
                <w:rFonts w:ascii="Calibri" w:hAnsi="Calibri" w:cs="Times New Roman"/>
              </w:rPr>
              <w:t xml:space="preserve">Creature </w:t>
            </w:r>
            <w:r w:rsidRPr="35C135E1">
              <w:rPr>
                <w:rFonts w:ascii="Calibri" w:hAnsi="Calibri" w:cs="Times New Roman"/>
              </w:rPr>
              <w:t>Design</w:t>
            </w:r>
          </w:p>
          <w:p w14:paraId="29BEA53D" w14:textId="34F8748C" w:rsidR="01E669F4" w:rsidRDefault="01E669F4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 w:rsidRPr="05F8BEFA">
              <w:rPr>
                <w:rFonts w:ascii="Calibri" w:hAnsi="Calibri" w:cs="Times New Roman"/>
              </w:rPr>
              <w:t>Environment Art</w:t>
            </w:r>
          </w:p>
          <w:p w14:paraId="29803892" w14:textId="643B29EE" w:rsidR="0137D33D" w:rsidRDefault="0137D33D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 w:rsidRPr="33A1E616">
              <w:rPr>
                <w:rFonts w:ascii="Calibri" w:hAnsi="Calibri" w:cs="Times New Roman"/>
              </w:rPr>
              <w:t>Modelling</w:t>
            </w:r>
          </w:p>
          <w:p w14:paraId="5A30509F" w14:textId="0866C7EA" w:rsidR="33A1E616" w:rsidRDefault="0137D33D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 w:rsidRPr="62C36ACE">
              <w:rPr>
                <w:rFonts w:ascii="Calibri" w:hAnsi="Calibri" w:cs="Times New Roman"/>
              </w:rPr>
              <w:t>Team management</w:t>
            </w:r>
          </w:p>
          <w:p w14:paraId="499C55AD" w14:textId="77777777" w:rsidR="004342BD" w:rsidRPr="00DD05B4" w:rsidRDefault="004342BD" w:rsidP="6E5417E7">
            <w:pPr>
              <w:rPr>
                <w:rFonts w:ascii="Calibri" w:hAnsi="Calibri" w:cs="Times New Roman"/>
              </w:rPr>
            </w:pPr>
          </w:p>
        </w:tc>
        <w:tc>
          <w:tcPr>
            <w:tcW w:w="4136" w:type="dxa"/>
          </w:tcPr>
          <w:p w14:paraId="4985B537" w14:textId="77777777" w:rsidR="004342BD" w:rsidRPr="00DD05B4" w:rsidRDefault="004342BD" w:rsidP="6E5417E7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Weaknesses</w:t>
            </w:r>
          </w:p>
          <w:p w14:paraId="38D8CD2D" w14:textId="275E74E7" w:rsidR="004342BD" w:rsidRPr="00DD05B4" w:rsidRDefault="243E739F" w:rsidP="6E5417E7">
            <w:pPr>
              <w:numPr>
                <w:ilvl w:val="0"/>
                <w:numId w:val="1"/>
              </w:numPr>
              <w:spacing w:line="259" w:lineRule="auto"/>
              <w:rPr>
                <w:rFonts w:ascii="Calibri" w:hAnsi="Calibri" w:cs="Times New Roman"/>
              </w:rPr>
            </w:pPr>
            <w:r w:rsidRPr="475C8B6E">
              <w:rPr>
                <w:rFonts w:ascii="Calibri" w:hAnsi="Calibri" w:cs="Times New Roman"/>
              </w:rPr>
              <w:t xml:space="preserve">Programming </w:t>
            </w:r>
            <w:r w:rsidRPr="539B035D">
              <w:rPr>
                <w:rFonts w:ascii="Calibri" w:hAnsi="Calibri" w:cs="Times New Roman"/>
              </w:rPr>
              <w:t>Knowledge</w:t>
            </w:r>
          </w:p>
          <w:p w14:paraId="334C7BA2" w14:textId="30F380BE" w:rsidR="004342BD" w:rsidRPr="00DD05B4" w:rsidRDefault="278C14A8" w:rsidP="6E5417E7">
            <w:pPr>
              <w:numPr>
                <w:ilvl w:val="0"/>
                <w:numId w:val="1"/>
              </w:numPr>
              <w:spacing w:line="259" w:lineRule="auto"/>
              <w:rPr>
                <w:rFonts w:ascii="Calibri" w:hAnsi="Calibri" w:cs="Times New Roman"/>
              </w:rPr>
            </w:pPr>
            <w:r w:rsidRPr="35F7C43D">
              <w:rPr>
                <w:rFonts w:ascii="Calibri" w:hAnsi="Calibri" w:cs="Times New Roman"/>
              </w:rPr>
              <w:t xml:space="preserve">Rusty with </w:t>
            </w:r>
            <w:r w:rsidR="243E739F" w:rsidRPr="35F7C43D">
              <w:rPr>
                <w:rFonts w:ascii="Calibri" w:hAnsi="Calibri" w:cs="Times New Roman"/>
              </w:rPr>
              <w:t xml:space="preserve">Unity </w:t>
            </w:r>
          </w:p>
          <w:p w14:paraId="52B07E16" w14:textId="5B09BC94" w:rsidR="004342BD" w:rsidRPr="00DD05B4" w:rsidRDefault="7333AFE9" w:rsidP="6E5417E7">
            <w:pPr>
              <w:numPr>
                <w:ilvl w:val="0"/>
                <w:numId w:val="1"/>
              </w:numPr>
              <w:spacing w:line="259" w:lineRule="auto"/>
              <w:rPr>
                <w:rFonts w:ascii="Calibri" w:hAnsi="Calibri" w:cs="Times New Roman"/>
              </w:rPr>
            </w:pPr>
            <w:r w:rsidRPr="6384A9E9">
              <w:rPr>
                <w:rFonts w:ascii="Calibri" w:hAnsi="Calibri" w:cs="Times New Roman"/>
              </w:rPr>
              <w:t xml:space="preserve">Audio </w:t>
            </w:r>
            <w:r w:rsidRPr="2CD668F7">
              <w:rPr>
                <w:rFonts w:ascii="Calibri" w:hAnsi="Calibri" w:cs="Times New Roman"/>
              </w:rPr>
              <w:t>Design</w:t>
            </w:r>
          </w:p>
          <w:p w14:paraId="42A94B88" w14:textId="081515C0" w:rsidR="004342BD" w:rsidRPr="00DD05B4" w:rsidRDefault="61E5FE9C" w:rsidP="6E5417E7">
            <w:pPr>
              <w:numPr>
                <w:ilvl w:val="0"/>
                <w:numId w:val="1"/>
              </w:numPr>
              <w:spacing w:line="259" w:lineRule="auto"/>
              <w:rPr>
                <w:rFonts w:ascii="Calibri" w:hAnsi="Calibri" w:cs="Times New Roman"/>
              </w:rPr>
            </w:pPr>
            <w:r w:rsidRPr="2F94C29F">
              <w:rPr>
                <w:rFonts w:ascii="Calibri" w:hAnsi="Calibri" w:cs="Times New Roman"/>
              </w:rPr>
              <w:t xml:space="preserve">Organic </w:t>
            </w:r>
            <w:r w:rsidRPr="0379F67F">
              <w:rPr>
                <w:rFonts w:ascii="Calibri" w:hAnsi="Calibri" w:cs="Times New Roman"/>
              </w:rPr>
              <w:t>Assets /</w:t>
            </w:r>
            <w:r w:rsidRPr="033A2CB8">
              <w:rPr>
                <w:rFonts w:ascii="Calibri" w:hAnsi="Calibri" w:cs="Times New Roman"/>
              </w:rPr>
              <w:t xml:space="preserve"> U</w:t>
            </w:r>
            <w:r w:rsidR="00F455CC">
              <w:rPr>
                <w:rFonts w:ascii="Calibri" w:hAnsi="Calibri" w:cs="Times New Roman"/>
              </w:rPr>
              <w:t>V</w:t>
            </w:r>
            <w:r w:rsidRPr="033A2CB8">
              <w:rPr>
                <w:rFonts w:ascii="Calibri" w:hAnsi="Calibri" w:cs="Times New Roman"/>
              </w:rPr>
              <w:t xml:space="preserve"> </w:t>
            </w:r>
            <w:r w:rsidRPr="4CB25645">
              <w:rPr>
                <w:rFonts w:ascii="Calibri" w:hAnsi="Calibri" w:cs="Times New Roman"/>
              </w:rPr>
              <w:t>Unwrapping</w:t>
            </w:r>
          </w:p>
          <w:p w14:paraId="1F5272F6" w14:textId="41BD23B0" w:rsidR="004342BD" w:rsidRPr="00DD05B4" w:rsidRDefault="004342BD" w:rsidP="61BEA346">
            <w:pPr>
              <w:spacing w:line="259" w:lineRule="auto"/>
              <w:ind w:left="720"/>
              <w:rPr>
                <w:rFonts w:ascii="Calibri" w:hAnsi="Calibri" w:cs="Times New Roman"/>
              </w:rPr>
            </w:pPr>
          </w:p>
        </w:tc>
      </w:tr>
      <w:tr w:rsidR="004342BD" w:rsidRPr="00DD05B4" w14:paraId="360EF3E0" w14:textId="77777777" w:rsidTr="6E5417E7">
        <w:trPr>
          <w:trHeight w:val="1875"/>
        </w:trPr>
        <w:tc>
          <w:tcPr>
            <w:tcW w:w="498" w:type="dxa"/>
            <w:vAlign w:val="center"/>
          </w:tcPr>
          <w:p w14:paraId="47C67FCB" w14:textId="77777777" w:rsidR="004342BD" w:rsidRPr="00DD05B4" w:rsidRDefault="004342BD" w:rsidP="6E5417E7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External</w:t>
            </w:r>
          </w:p>
        </w:tc>
        <w:tc>
          <w:tcPr>
            <w:tcW w:w="4137" w:type="dxa"/>
          </w:tcPr>
          <w:p w14:paraId="7F47EF40" w14:textId="77777777" w:rsidR="004342BD" w:rsidRPr="00DD05B4" w:rsidRDefault="004342BD" w:rsidP="6E5417E7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Opportunities</w:t>
            </w:r>
          </w:p>
          <w:p w14:paraId="52190B3B" w14:textId="4A6D4630" w:rsidR="004342BD" w:rsidRPr="00DD05B4" w:rsidRDefault="3E171D8C" w:rsidP="6E5417E7">
            <w:pPr>
              <w:numPr>
                <w:ilvl w:val="0"/>
                <w:numId w:val="1"/>
              </w:numPr>
              <w:spacing w:line="259" w:lineRule="auto"/>
              <w:rPr>
                <w:rFonts w:ascii="Calibri" w:hAnsi="Calibri" w:cs="Times New Roman"/>
              </w:rPr>
            </w:pPr>
            <w:r w:rsidRPr="61BEA346">
              <w:rPr>
                <w:rFonts w:ascii="Calibri" w:hAnsi="Calibri" w:cs="Times New Roman"/>
              </w:rPr>
              <w:t xml:space="preserve">Marketability </w:t>
            </w:r>
            <w:r w:rsidR="18655752" w:rsidRPr="61BEA346">
              <w:rPr>
                <w:rFonts w:ascii="Calibri" w:hAnsi="Calibri" w:cs="Times New Roman"/>
              </w:rPr>
              <w:t>of designs and art style</w:t>
            </w:r>
          </w:p>
          <w:p w14:paraId="7BCB2C9A" w14:textId="52C15545" w:rsidR="004342BD" w:rsidRPr="00DD05B4" w:rsidRDefault="615CD6C5" w:rsidP="6E5417E7">
            <w:pPr>
              <w:numPr>
                <w:ilvl w:val="0"/>
                <w:numId w:val="1"/>
              </w:numPr>
              <w:spacing w:line="259" w:lineRule="auto"/>
              <w:rPr>
                <w:rFonts w:ascii="Calibri" w:hAnsi="Calibri" w:cs="Times New Roman"/>
              </w:rPr>
            </w:pPr>
            <w:r w:rsidRPr="68E2A385">
              <w:rPr>
                <w:rFonts w:ascii="Calibri" w:hAnsi="Calibri" w:cs="Times New Roman"/>
              </w:rPr>
              <w:t xml:space="preserve">Teamwork </w:t>
            </w:r>
          </w:p>
          <w:p w14:paraId="6E005166" w14:textId="5B1EAB93" w:rsidR="004342BD" w:rsidRPr="00DD05B4" w:rsidRDefault="004342BD" w:rsidP="6E5417E7">
            <w:pPr>
              <w:spacing w:line="259" w:lineRule="auto"/>
              <w:ind w:left="720"/>
              <w:rPr>
                <w:rFonts w:ascii="Calibri" w:hAnsi="Calibri" w:cs="Times New Roman"/>
              </w:rPr>
            </w:pPr>
          </w:p>
        </w:tc>
        <w:tc>
          <w:tcPr>
            <w:tcW w:w="4136" w:type="dxa"/>
          </w:tcPr>
          <w:p w14:paraId="0FFEEB43" w14:textId="77777777" w:rsidR="004342BD" w:rsidRPr="00DD05B4" w:rsidRDefault="004342BD" w:rsidP="6E5417E7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Threats</w:t>
            </w:r>
          </w:p>
          <w:p w14:paraId="02D60B79" w14:textId="2D648070" w:rsidR="004342BD" w:rsidRPr="00DD05B4" w:rsidRDefault="4CBA2790" w:rsidP="6E5417E7">
            <w:pPr>
              <w:numPr>
                <w:ilvl w:val="0"/>
                <w:numId w:val="1"/>
              </w:numPr>
              <w:spacing w:line="259" w:lineRule="auto"/>
              <w:rPr>
                <w:rFonts w:ascii="Calibri" w:hAnsi="Calibri" w:cs="Times New Roman"/>
              </w:rPr>
            </w:pPr>
            <w:r w:rsidRPr="164B3BB7">
              <w:rPr>
                <w:rFonts w:ascii="Calibri" w:hAnsi="Calibri" w:cs="Times New Roman"/>
              </w:rPr>
              <w:t xml:space="preserve">Part time work </w:t>
            </w:r>
            <w:r w:rsidRPr="6FB08A74">
              <w:rPr>
                <w:rFonts w:ascii="Calibri" w:hAnsi="Calibri" w:cs="Times New Roman"/>
              </w:rPr>
              <w:t>interrupt</w:t>
            </w:r>
            <w:r w:rsidR="263CF935" w:rsidRPr="6FB08A74">
              <w:rPr>
                <w:rFonts w:ascii="Calibri" w:hAnsi="Calibri" w:cs="Times New Roman"/>
              </w:rPr>
              <w:t>ing</w:t>
            </w:r>
            <w:r w:rsidRPr="22D8883A">
              <w:rPr>
                <w:rFonts w:ascii="Calibri" w:hAnsi="Calibri" w:cs="Times New Roman"/>
              </w:rPr>
              <w:t xml:space="preserve"> </w:t>
            </w:r>
            <w:r w:rsidR="6D522D72" w:rsidRPr="22D8883A">
              <w:rPr>
                <w:rFonts w:ascii="Calibri" w:hAnsi="Calibri" w:cs="Times New Roman"/>
              </w:rPr>
              <w:t>workflow</w:t>
            </w:r>
            <w:r w:rsidRPr="5FFB88FA">
              <w:rPr>
                <w:rFonts w:ascii="Calibri" w:hAnsi="Calibri" w:cs="Times New Roman"/>
              </w:rPr>
              <w:t xml:space="preserve"> </w:t>
            </w:r>
          </w:p>
        </w:tc>
      </w:tr>
    </w:tbl>
    <w:p w14:paraId="1C82C4C2" w14:textId="13E45EE1" w:rsidR="006B05CE" w:rsidRDefault="006B05CE"/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51"/>
        <w:gridCol w:w="4039"/>
        <w:gridCol w:w="4031"/>
      </w:tblGrid>
      <w:tr w:rsidR="004342BD" w:rsidRPr="00DD05B4" w14:paraId="1A579043" w14:textId="77777777" w:rsidTr="6E5417E7">
        <w:trPr>
          <w:trHeight w:val="413"/>
        </w:trPr>
        <w:tc>
          <w:tcPr>
            <w:tcW w:w="498" w:type="dxa"/>
            <w:tcBorders>
              <w:top w:val="nil"/>
              <w:left w:val="nil"/>
            </w:tcBorders>
          </w:tcPr>
          <w:p w14:paraId="1A48A4EC" w14:textId="5D8EBCB0" w:rsidR="004342BD" w:rsidRPr="00DD05B4" w:rsidRDefault="006B05CE" w:rsidP="6E5417E7">
            <w:pPr>
              <w:spacing w:before="200"/>
              <w:outlineLvl w:val="1"/>
              <w:rPr>
                <w:rFonts w:ascii="Calibri" w:hAnsi="Calibri" w:cs="Times New Roman"/>
                <w:b/>
                <w:bCs/>
                <w:sz w:val="26"/>
                <w:szCs w:val="26"/>
              </w:rPr>
            </w:pPr>
            <w:r>
              <w:rPr>
                <w:rFonts w:ascii="Calibri" w:hAnsi="Calibri" w:cs="Times New Roman"/>
                <w:b/>
                <w:bCs/>
                <w:sz w:val="26"/>
                <w:szCs w:val="26"/>
              </w:rPr>
              <w:t>Joel</w:t>
            </w:r>
          </w:p>
        </w:tc>
        <w:tc>
          <w:tcPr>
            <w:tcW w:w="4137" w:type="dxa"/>
            <w:vAlign w:val="center"/>
          </w:tcPr>
          <w:p w14:paraId="0581A262" w14:textId="77777777" w:rsidR="004342BD" w:rsidRPr="00DD05B4" w:rsidRDefault="004342BD" w:rsidP="6E5417E7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Positive</w:t>
            </w:r>
          </w:p>
        </w:tc>
        <w:tc>
          <w:tcPr>
            <w:tcW w:w="4136" w:type="dxa"/>
            <w:vAlign w:val="center"/>
          </w:tcPr>
          <w:p w14:paraId="57E4E474" w14:textId="77777777" w:rsidR="004342BD" w:rsidRPr="00DD05B4" w:rsidRDefault="004342BD" w:rsidP="6E5417E7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Negative</w:t>
            </w:r>
          </w:p>
        </w:tc>
      </w:tr>
      <w:tr w:rsidR="004342BD" w:rsidRPr="00DD05B4" w14:paraId="01CAE877" w14:textId="77777777" w:rsidTr="6E5417E7">
        <w:trPr>
          <w:trHeight w:val="1830"/>
        </w:trPr>
        <w:tc>
          <w:tcPr>
            <w:tcW w:w="498" w:type="dxa"/>
            <w:vAlign w:val="center"/>
          </w:tcPr>
          <w:p w14:paraId="16C7766D" w14:textId="77777777" w:rsidR="004342BD" w:rsidRPr="00DD05B4" w:rsidRDefault="004342BD" w:rsidP="6E5417E7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Internal</w:t>
            </w:r>
          </w:p>
        </w:tc>
        <w:tc>
          <w:tcPr>
            <w:tcW w:w="4137" w:type="dxa"/>
          </w:tcPr>
          <w:p w14:paraId="50DD2E57" w14:textId="77777777" w:rsidR="004342BD" w:rsidRPr="00DD05B4" w:rsidRDefault="004342BD" w:rsidP="6E5417E7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Strengths</w:t>
            </w:r>
          </w:p>
          <w:p w14:paraId="5F2E3387" w14:textId="77777777" w:rsidR="004342BD" w:rsidRDefault="004342BD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List some strengths</w:t>
            </w:r>
          </w:p>
          <w:p w14:paraId="372912AA" w14:textId="77777777" w:rsidR="004342BD" w:rsidRDefault="00C13B08" w:rsidP="6E5417E7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Programming</w:t>
            </w:r>
          </w:p>
          <w:p w14:paraId="108B8ED8" w14:textId="2D22CD42" w:rsidR="00783D53" w:rsidRDefault="00783D53" w:rsidP="6E5417E7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Audio</w:t>
            </w:r>
          </w:p>
          <w:p w14:paraId="018A2DF8" w14:textId="77DDD24C" w:rsidR="004342BD" w:rsidRPr="00DD05B4" w:rsidRDefault="004342BD" w:rsidP="6E5417E7">
            <w:pPr>
              <w:rPr>
                <w:rFonts w:ascii="Calibri" w:hAnsi="Calibri" w:cs="Times New Roman"/>
              </w:rPr>
            </w:pPr>
          </w:p>
        </w:tc>
        <w:tc>
          <w:tcPr>
            <w:tcW w:w="4136" w:type="dxa"/>
          </w:tcPr>
          <w:p w14:paraId="55924DE1" w14:textId="612D957D" w:rsidR="004342BD" w:rsidRPr="00DD05B4" w:rsidRDefault="004342BD" w:rsidP="6E5417E7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Weaknesses</w:t>
            </w:r>
          </w:p>
          <w:p w14:paraId="2905C75B" w14:textId="2D3CD951" w:rsidR="004342BD" w:rsidRDefault="004342BD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List some weaknesses</w:t>
            </w:r>
          </w:p>
          <w:p w14:paraId="5AA80708" w14:textId="77777777" w:rsidR="00533967" w:rsidRDefault="00C92285" w:rsidP="6E5417E7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Marketing experience</w:t>
            </w:r>
          </w:p>
          <w:p w14:paraId="42EEECFC" w14:textId="41CC35F7" w:rsidR="004342BD" w:rsidRPr="00DD05B4" w:rsidRDefault="001421DC" w:rsidP="6E5417E7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 xml:space="preserve">Unfamiliar with </w:t>
            </w:r>
            <w:r w:rsidR="00272A13">
              <w:rPr>
                <w:rFonts w:ascii="Calibri" w:hAnsi="Calibri" w:cs="Times New Roman"/>
              </w:rPr>
              <w:t>QA and play-testing best practices</w:t>
            </w:r>
          </w:p>
        </w:tc>
      </w:tr>
      <w:tr w:rsidR="004342BD" w:rsidRPr="00DD05B4" w14:paraId="6E81489F" w14:textId="77777777" w:rsidTr="6E5417E7">
        <w:trPr>
          <w:trHeight w:val="2145"/>
        </w:trPr>
        <w:tc>
          <w:tcPr>
            <w:tcW w:w="498" w:type="dxa"/>
            <w:vAlign w:val="center"/>
          </w:tcPr>
          <w:p w14:paraId="55977A28" w14:textId="77777777" w:rsidR="004342BD" w:rsidRPr="00DD05B4" w:rsidRDefault="004342BD" w:rsidP="6E5417E7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External</w:t>
            </w:r>
          </w:p>
        </w:tc>
        <w:tc>
          <w:tcPr>
            <w:tcW w:w="4137" w:type="dxa"/>
          </w:tcPr>
          <w:p w14:paraId="530DE74D" w14:textId="3DB54640" w:rsidR="004342BD" w:rsidRPr="00DD05B4" w:rsidRDefault="004342BD" w:rsidP="6E5417E7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Opportunities</w:t>
            </w:r>
          </w:p>
          <w:p w14:paraId="32803E59" w14:textId="7380FEFC" w:rsidR="004342BD" w:rsidRDefault="004342BD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List some opportunities</w:t>
            </w:r>
          </w:p>
          <w:p w14:paraId="65780B70" w14:textId="77777777" w:rsidR="004342BD" w:rsidRDefault="0086749A" w:rsidP="00BF6FCA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Keen interest in underserved markets</w:t>
            </w:r>
          </w:p>
          <w:p w14:paraId="53398442" w14:textId="7C6DB616" w:rsidR="0086749A" w:rsidRPr="00DD05B4" w:rsidRDefault="008D45E4" w:rsidP="00BF6FCA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 xml:space="preserve">Attempts at </w:t>
            </w:r>
            <w:r w:rsidR="00C22B9B">
              <w:rPr>
                <w:rFonts w:ascii="Calibri" w:hAnsi="Calibri" w:cs="Times New Roman"/>
              </w:rPr>
              <w:t>unusual</w:t>
            </w:r>
            <w:r>
              <w:rPr>
                <w:rFonts w:ascii="Calibri" w:hAnsi="Calibri" w:cs="Times New Roman"/>
              </w:rPr>
              <w:t xml:space="preserve"> </w:t>
            </w:r>
            <w:r w:rsidR="00F65799">
              <w:rPr>
                <w:rFonts w:ascii="Calibri" w:hAnsi="Calibri" w:cs="Times New Roman"/>
              </w:rPr>
              <w:t>gameplay</w:t>
            </w:r>
            <w:r w:rsidR="00C22B9B">
              <w:rPr>
                <w:rFonts w:ascii="Calibri" w:hAnsi="Calibri" w:cs="Times New Roman"/>
              </w:rPr>
              <w:t xml:space="preserve"> and design may lead to marketability/unique selling points</w:t>
            </w:r>
          </w:p>
        </w:tc>
        <w:tc>
          <w:tcPr>
            <w:tcW w:w="4136" w:type="dxa"/>
          </w:tcPr>
          <w:p w14:paraId="7F8F90B1" w14:textId="3D54E315" w:rsidR="004342BD" w:rsidRPr="00DD05B4" w:rsidRDefault="004342BD" w:rsidP="6E5417E7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Threats</w:t>
            </w:r>
          </w:p>
          <w:p w14:paraId="57A98BBB" w14:textId="6EC170AA" w:rsidR="004342BD" w:rsidRDefault="004342BD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List some threats</w:t>
            </w:r>
          </w:p>
          <w:p w14:paraId="7A5C2DA3" w14:textId="77777777" w:rsidR="00533967" w:rsidRDefault="00E76EEF" w:rsidP="6E5417E7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Increased workload due to double study, minimal time to work on project</w:t>
            </w:r>
          </w:p>
          <w:p w14:paraId="5AC320AE" w14:textId="315F134B" w:rsidR="004342BD" w:rsidRPr="00DD05B4" w:rsidRDefault="004342BD" w:rsidP="6E5417E7">
            <w:pPr>
              <w:rPr>
                <w:rFonts w:ascii="Calibri" w:hAnsi="Calibri" w:cs="Times New Roman"/>
              </w:rPr>
            </w:pPr>
          </w:p>
        </w:tc>
      </w:tr>
    </w:tbl>
    <w:p w14:paraId="5F50BACD" w14:textId="47DFA7E2" w:rsidR="006B05CE" w:rsidRDefault="006B05CE">
      <w:r>
        <w:br/>
      </w:r>
    </w:p>
    <w:p w14:paraId="6B4A6574" w14:textId="0C86B5F1" w:rsidR="61BEA346" w:rsidRDefault="61BEA346"/>
    <w:p w14:paraId="2EA3923C" w14:textId="7A71F666" w:rsidR="61BEA346" w:rsidRDefault="61BEA346"/>
    <w:p w14:paraId="3CED056D" w14:textId="56B6C707" w:rsidR="61BEA346" w:rsidRDefault="61BEA346"/>
    <w:p w14:paraId="7A36793B" w14:textId="3128929D" w:rsidR="61BEA346" w:rsidRDefault="61BEA346"/>
    <w:p w14:paraId="0C4FA471" w14:textId="5A9AAC78" w:rsidR="61BEA346" w:rsidRDefault="61BEA346"/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51"/>
        <w:gridCol w:w="4031"/>
        <w:gridCol w:w="4039"/>
      </w:tblGrid>
      <w:tr w:rsidR="004342BD" w:rsidRPr="00DD05B4" w14:paraId="33522931" w14:textId="77777777" w:rsidTr="006B05CE">
        <w:trPr>
          <w:trHeight w:val="413"/>
        </w:trPr>
        <w:tc>
          <w:tcPr>
            <w:tcW w:w="951" w:type="dxa"/>
            <w:tcBorders>
              <w:top w:val="nil"/>
              <w:left w:val="nil"/>
            </w:tcBorders>
          </w:tcPr>
          <w:p w14:paraId="159052D0" w14:textId="1E109096" w:rsidR="004342BD" w:rsidRPr="00DD05B4" w:rsidRDefault="006B05CE" w:rsidP="6E5417E7">
            <w:pPr>
              <w:spacing w:before="200"/>
              <w:outlineLvl w:val="1"/>
              <w:rPr>
                <w:rFonts w:ascii="Calibri" w:hAnsi="Calibri" w:cs="Times New Roman"/>
                <w:b/>
                <w:bCs/>
                <w:sz w:val="26"/>
                <w:szCs w:val="26"/>
              </w:rPr>
            </w:pPr>
            <w:r>
              <w:rPr>
                <w:rFonts w:ascii="Calibri" w:hAnsi="Calibri" w:cs="Times New Roman"/>
                <w:b/>
                <w:bCs/>
                <w:sz w:val="26"/>
                <w:szCs w:val="26"/>
              </w:rPr>
              <w:lastRenderedPageBreak/>
              <w:t>Jose</w:t>
            </w:r>
          </w:p>
        </w:tc>
        <w:tc>
          <w:tcPr>
            <w:tcW w:w="4031" w:type="dxa"/>
            <w:vAlign w:val="center"/>
          </w:tcPr>
          <w:p w14:paraId="5B301063" w14:textId="77777777" w:rsidR="004342BD" w:rsidRPr="00DD05B4" w:rsidRDefault="004342BD" w:rsidP="6E5417E7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Positive</w:t>
            </w:r>
          </w:p>
        </w:tc>
        <w:tc>
          <w:tcPr>
            <w:tcW w:w="4039" w:type="dxa"/>
            <w:vAlign w:val="center"/>
          </w:tcPr>
          <w:p w14:paraId="26C333FB" w14:textId="77777777" w:rsidR="004342BD" w:rsidRPr="00DD05B4" w:rsidRDefault="004342BD" w:rsidP="6E5417E7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Negative</w:t>
            </w:r>
          </w:p>
        </w:tc>
      </w:tr>
      <w:tr w:rsidR="004342BD" w:rsidRPr="00DD05B4" w14:paraId="7754D53C" w14:textId="77777777" w:rsidTr="006B05CE">
        <w:trPr>
          <w:trHeight w:val="2415"/>
        </w:trPr>
        <w:tc>
          <w:tcPr>
            <w:tcW w:w="951" w:type="dxa"/>
            <w:vAlign w:val="center"/>
          </w:tcPr>
          <w:p w14:paraId="75A76CBF" w14:textId="77777777" w:rsidR="004342BD" w:rsidRPr="00DD05B4" w:rsidRDefault="004342BD" w:rsidP="6E5417E7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Internal</w:t>
            </w:r>
          </w:p>
        </w:tc>
        <w:tc>
          <w:tcPr>
            <w:tcW w:w="4031" w:type="dxa"/>
          </w:tcPr>
          <w:p w14:paraId="1632E146" w14:textId="77777777" w:rsidR="004342BD" w:rsidRPr="00DD05B4" w:rsidRDefault="004342BD" w:rsidP="6E5417E7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Strengths</w:t>
            </w:r>
          </w:p>
          <w:p w14:paraId="2D121D8A" w14:textId="77BB014A" w:rsidR="004342BD" w:rsidRDefault="00F77888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Team Player</w:t>
            </w:r>
          </w:p>
          <w:p w14:paraId="22925F74" w14:textId="07384B1C" w:rsidR="008A10AF" w:rsidRDefault="009B0F47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Problem Solver</w:t>
            </w:r>
          </w:p>
          <w:p w14:paraId="4DF8EA7F" w14:textId="34686E7D" w:rsidR="009B0F47" w:rsidRDefault="009B0F47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Patient</w:t>
            </w:r>
          </w:p>
          <w:p w14:paraId="1C992C5C" w14:textId="743EC08B" w:rsidR="009B0F47" w:rsidRDefault="009B0F47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Dedicated</w:t>
            </w:r>
          </w:p>
          <w:p w14:paraId="2A4C0CB8" w14:textId="2B12E594" w:rsidR="00CB2368" w:rsidRDefault="00CB2368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Collaborative</w:t>
            </w:r>
          </w:p>
          <w:p w14:paraId="657358B3" w14:textId="0F3BFBAF" w:rsidR="004342BD" w:rsidRPr="00DD05B4" w:rsidRDefault="003A1305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Diverse Game Knowledge</w:t>
            </w:r>
          </w:p>
        </w:tc>
        <w:tc>
          <w:tcPr>
            <w:tcW w:w="4039" w:type="dxa"/>
          </w:tcPr>
          <w:p w14:paraId="56D8079D" w14:textId="77777777" w:rsidR="004342BD" w:rsidRPr="00DD05B4" w:rsidRDefault="004342BD" w:rsidP="6E5417E7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Weaknesses</w:t>
            </w:r>
          </w:p>
          <w:p w14:paraId="38113D42" w14:textId="77777777" w:rsidR="003A1FC3" w:rsidRDefault="003A1FC3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Self-Critical</w:t>
            </w:r>
          </w:p>
          <w:p w14:paraId="3F16E319" w14:textId="77777777" w:rsidR="004342BD" w:rsidRDefault="0008088F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Competitive</w:t>
            </w:r>
          </w:p>
          <w:p w14:paraId="54CC4C9E" w14:textId="02465693" w:rsidR="0008088F" w:rsidRPr="00DD05B4" w:rsidRDefault="00DC5584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Prone to procrastination</w:t>
            </w:r>
          </w:p>
        </w:tc>
      </w:tr>
      <w:tr w:rsidR="004342BD" w:rsidRPr="00DD05B4" w14:paraId="10B920AB" w14:textId="77777777" w:rsidTr="006B05CE">
        <w:trPr>
          <w:trHeight w:val="1770"/>
        </w:trPr>
        <w:tc>
          <w:tcPr>
            <w:tcW w:w="951" w:type="dxa"/>
            <w:vAlign w:val="center"/>
          </w:tcPr>
          <w:p w14:paraId="72D686AA" w14:textId="77777777" w:rsidR="004342BD" w:rsidRPr="00DD05B4" w:rsidRDefault="004342BD" w:rsidP="6E5417E7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External</w:t>
            </w:r>
          </w:p>
        </w:tc>
        <w:tc>
          <w:tcPr>
            <w:tcW w:w="4031" w:type="dxa"/>
          </w:tcPr>
          <w:p w14:paraId="641BFD80" w14:textId="77777777" w:rsidR="004342BD" w:rsidRPr="00DD05B4" w:rsidRDefault="004342BD" w:rsidP="6E5417E7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Opportunities</w:t>
            </w:r>
          </w:p>
          <w:p w14:paraId="5904A18D" w14:textId="77777777" w:rsidR="004342BD" w:rsidRDefault="006D22EA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Ample working time</w:t>
            </w:r>
          </w:p>
          <w:p w14:paraId="5AC2C003" w14:textId="49CE67EA" w:rsidR="006D22EA" w:rsidRPr="00116763" w:rsidRDefault="006D22EA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Diverse network</w:t>
            </w:r>
          </w:p>
        </w:tc>
        <w:tc>
          <w:tcPr>
            <w:tcW w:w="4039" w:type="dxa"/>
          </w:tcPr>
          <w:p w14:paraId="2ADF56C0" w14:textId="77777777" w:rsidR="004342BD" w:rsidRPr="00DD05B4" w:rsidRDefault="004342BD" w:rsidP="6E5417E7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Threats</w:t>
            </w:r>
          </w:p>
          <w:p w14:paraId="26692ABD" w14:textId="2677B91E" w:rsidR="00E83988" w:rsidRDefault="004D7411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Competing commitments</w:t>
            </w:r>
          </w:p>
          <w:p w14:paraId="60F2174C" w14:textId="21DB24FE" w:rsidR="001C03AC" w:rsidRDefault="00116763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Me time required</w:t>
            </w:r>
          </w:p>
          <w:p w14:paraId="23471674" w14:textId="50D1E9B0" w:rsidR="00686F91" w:rsidRPr="00DD05B4" w:rsidRDefault="00686F91" w:rsidP="6E5417E7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Poor time usage</w:t>
            </w:r>
          </w:p>
        </w:tc>
      </w:tr>
    </w:tbl>
    <w:p w14:paraId="3A712C51" w14:textId="6AFCE116" w:rsidR="61BEA346" w:rsidRDefault="61BEA346"/>
    <w:tbl>
      <w:tblPr>
        <w:tblStyle w:val="TableGrid1"/>
        <w:tblpPr w:leftFromText="180" w:rightFromText="180" w:vertAnchor="text" w:horzAnchor="margin" w:tblpY="327"/>
        <w:tblW w:w="0" w:type="auto"/>
        <w:tblLook w:val="04A0" w:firstRow="1" w:lastRow="0" w:firstColumn="1" w:lastColumn="0" w:noHBand="0" w:noVBand="1"/>
      </w:tblPr>
      <w:tblGrid>
        <w:gridCol w:w="951"/>
        <w:gridCol w:w="4030"/>
        <w:gridCol w:w="4040"/>
      </w:tblGrid>
      <w:tr w:rsidR="006B05CE" w:rsidRPr="00DD05B4" w14:paraId="142B5416" w14:textId="77777777" w:rsidTr="006B05CE">
        <w:trPr>
          <w:trHeight w:val="413"/>
        </w:trPr>
        <w:tc>
          <w:tcPr>
            <w:tcW w:w="951" w:type="dxa"/>
            <w:tcBorders>
              <w:top w:val="nil"/>
              <w:left w:val="nil"/>
            </w:tcBorders>
          </w:tcPr>
          <w:p w14:paraId="77089476" w14:textId="77777777" w:rsidR="006B05CE" w:rsidRPr="00DD05B4" w:rsidRDefault="006B05CE" w:rsidP="006B05CE">
            <w:pPr>
              <w:spacing w:before="200"/>
              <w:outlineLvl w:val="1"/>
              <w:rPr>
                <w:rFonts w:ascii="Calibri" w:hAnsi="Calibri" w:cs="Times New Roman"/>
                <w:b/>
                <w:bCs/>
                <w:sz w:val="26"/>
                <w:szCs w:val="26"/>
              </w:rPr>
            </w:pPr>
            <w:r>
              <w:rPr>
                <w:rFonts w:ascii="Calibri" w:hAnsi="Calibri" w:cs="Times New Roman"/>
                <w:b/>
                <w:bCs/>
                <w:sz w:val="26"/>
                <w:szCs w:val="26"/>
              </w:rPr>
              <w:t>Team</w:t>
            </w:r>
          </w:p>
        </w:tc>
        <w:tc>
          <w:tcPr>
            <w:tcW w:w="4030" w:type="dxa"/>
            <w:vAlign w:val="center"/>
          </w:tcPr>
          <w:p w14:paraId="1F3471A6" w14:textId="77777777" w:rsidR="006B05CE" w:rsidRPr="00DD05B4" w:rsidRDefault="006B05CE" w:rsidP="006B05CE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Positive</w:t>
            </w:r>
          </w:p>
        </w:tc>
        <w:tc>
          <w:tcPr>
            <w:tcW w:w="4040" w:type="dxa"/>
            <w:vAlign w:val="center"/>
          </w:tcPr>
          <w:p w14:paraId="39F8ADAB" w14:textId="77777777" w:rsidR="006B05CE" w:rsidRPr="00DD05B4" w:rsidRDefault="006B05CE" w:rsidP="006B05CE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Negative</w:t>
            </w:r>
          </w:p>
        </w:tc>
      </w:tr>
      <w:tr w:rsidR="006B05CE" w:rsidRPr="00DD05B4" w14:paraId="3A40F81A" w14:textId="77777777" w:rsidTr="006B05CE">
        <w:trPr>
          <w:trHeight w:val="1575"/>
        </w:trPr>
        <w:tc>
          <w:tcPr>
            <w:tcW w:w="951" w:type="dxa"/>
            <w:vAlign w:val="center"/>
          </w:tcPr>
          <w:p w14:paraId="5D459719" w14:textId="77777777" w:rsidR="006B05CE" w:rsidRPr="00DD05B4" w:rsidRDefault="006B05CE" w:rsidP="006B05CE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Internal</w:t>
            </w:r>
          </w:p>
        </w:tc>
        <w:tc>
          <w:tcPr>
            <w:tcW w:w="4030" w:type="dxa"/>
          </w:tcPr>
          <w:p w14:paraId="51C28262" w14:textId="77777777" w:rsidR="006B05CE" w:rsidRPr="00DD05B4" w:rsidRDefault="006B05CE" w:rsidP="006B05CE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Strengths</w:t>
            </w:r>
          </w:p>
          <w:p w14:paraId="2E10BD73" w14:textId="77777777" w:rsidR="006B05CE" w:rsidRDefault="006B05CE" w:rsidP="006B05CE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Accessible controls interface</w:t>
            </w:r>
          </w:p>
          <w:p w14:paraId="5340A211" w14:textId="77777777" w:rsidR="006B05CE" w:rsidRPr="00DD05B4" w:rsidRDefault="006B05CE" w:rsidP="006B05CE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Times New Roman"/>
              </w:rPr>
            </w:pPr>
          </w:p>
        </w:tc>
        <w:tc>
          <w:tcPr>
            <w:tcW w:w="4040" w:type="dxa"/>
          </w:tcPr>
          <w:p w14:paraId="71965657" w14:textId="77777777" w:rsidR="006B05CE" w:rsidRPr="00DD05B4" w:rsidRDefault="006B05CE" w:rsidP="006B05CE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Weaknesses</w:t>
            </w:r>
          </w:p>
          <w:p w14:paraId="2F7B4496" w14:textId="77777777" w:rsidR="006B05CE" w:rsidRDefault="006B05CE" w:rsidP="006B05CE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Significant potential to become over-</w:t>
            </w:r>
            <w:r w:rsidRPr="27171171">
              <w:rPr>
                <w:rFonts w:ascii="Calibri" w:hAnsi="Calibri" w:cs="Times New Roman"/>
              </w:rPr>
              <w:t>scope</w:t>
            </w:r>
            <w:r>
              <w:rPr>
                <w:rFonts w:ascii="Calibri" w:hAnsi="Calibri" w:cs="Times New Roman"/>
              </w:rPr>
              <w:t>d</w:t>
            </w:r>
          </w:p>
          <w:p w14:paraId="2703076F" w14:textId="77777777" w:rsidR="006B05CE" w:rsidRPr="00DD05B4" w:rsidRDefault="006B05CE" w:rsidP="006B05CE">
            <w:pPr>
              <w:numPr>
                <w:ilvl w:val="0"/>
                <w:numId w:val="1"/>
              </w:numPr>
              <w:rPr>
                <w:rFonts w:ascii="Calibri" w:hAnsi="Calibri" w:cs="Times New Roman"/>
              </w:rPr>
            </w:pPr>
          </w:p>
        </w:tc>
      </w:tr>
      <w:tr w:rsidR="006B05CE" w:rsidRPr="00DD05B4" w14:paraId="61A54879" w14:textId="77777777" w:rsidTr="006B05CE">
        <w:trPr>
          <w:trHeight w:val="1875"/>
        </w:trPr>
        <w:tc>
          <w:tcPr>
            <w:tcW w:w="951" w:type="dxa"/>
            <w:vAlign w:val="center"/>
          </w:tcPr>
          <w:p w14:paraId="697AE1EC" w14:textId="77777777" w:rsidR="006B05CE" w:rsidRPr="00DD05B4" w:rsidRDefault="006B05CE" w:rsidP="006B05CE">
            <w:pPr>
              <w:jc w:val="center"/>
              <w:rPr>
                <w:rFonts w:ascii="Calibri" w:hAnsi="Calibri" w:cs="Times New Roman"/>
              </w:rPr>
            </w:pPr>
            <w:r w:rsidRPr="00DD05B4">
              <w:rPr>
                <w:rFonts w:ascii="Calibri" w:hAnsi="Calibri" w:cs="Times New Roman"/>
              </w:rPr>
              <w:t>External</w:t>
            </w:r>
          </w:p>
        </w:tc>
        <w:tc>
          <w:tcPr>
            <w:tcW w:w="4030" w:type="dxa"/>
          </w:tcPr>
          <w:p w14:paraId="2A3A0AD4" w14:textId="77777777" w:rsidR="006B05CE" w:rsidRPr="00DD05B4" w:rsidRDefault="006B05CE" w:rsidP="006B05CE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Opportunities</w:t>
            </w:r>
          </w:p>
          <w:p w14:paraId="0FBE36AB" w14:textId="77777777" w:rsidR="006B05CE" w:rsidRPr="008C0865" w:rsidRDefault="006B05CE" w:rsidP="006B05CE">
            <w:pPr>
              <w:pStyle w:val="ListParagraph"/>
              <w:numPr>
                <w:ilvl w:val="0"/>
                <w:numId w:val="2"/>
              </w:num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There’s a gap in the market for a Lemmings-like</w:t>
            </w:r>
          </w:p>
          <w:p w14:paraId="0F43F4D2" w14:textId="77777777" w:rsidR="006B05CE" w:rsidRPr="00DD05B4" w:rsidRDefault="006B05CE" w:rsidP="006B05CE">
            <w:pPr>
              <w:pStyle w:val="ListParagraph"/>
              <w:numPr>
                <w:ilvl w:val="0"/>
                <w:numId w:val="2"/>
              </w:numPr>
              <w:rPr>
                <w:rFonts w:ascii="Calibri" w:hAnsi="Calibri" w:cs="Times New Roman"/>
              </w:rPr>
            </w:pPr>
          </w:p>
        </w:tc>
        <w:tc>
          <w:tcPr>
            <w:tcW w:w="4040" w:type="dxa"/>
          </w:tcPr>
          <w:p w14:paraId="3D13E6B2" w14:textId="1B4D21D2" w:rsidR="006B05CE" w:rsidRPr="00DD05B4" w:rsidRDefault="006B05CE" w:rsidP="006B05CE">
            <w:pPr>
              <w:spacing w:before="200"/>
              <w:jc w:val="center"/>
              <w:outlineLvl w:val="1"/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</w:pPr>
            <w:r w:rsidRPr="00DD05B4">
              <w:rPr>
                <w:rFonts w:ascii="Calibri" w:hAnsi="Calibri" w:cs="Times New Roman"/>
                <w:b/>
                <w:bCs/>
                <w:i/>
                <w:sz w:val="26"/>
                <w:szCs w:val="26"/>
              </w:rPr>
              <w:t>Threats</w:t>
            </w:r>
          </w:p>
          <w:p w14:paraId="3F85FC4D" w14:textId="77777777" w:rsidR="006B05CE" w:rsidRDefault="006B05CE" w:rsidP="006B05CE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Times New Roman"/>
                <w:bCs/>
              </w:rPr>
            </w:pPr>
            <w:r>
              <w:rPr>
                <w:rFonts w:ascii="Calibri" w:hAnsi="Calibri" w:cs="Times New Roman"/>
                <w:bCs/>
              </w:rPr>
              <w:t>Inexperience with development within the genre</w:t>
            </w:r>
          </w:p>
          <w:p w14:paraId="122CF44F" w14:textId="77777777" w:rsidR="006B05CE" w:rsidRPr="005646B4" w:rsidRDefault="006B05CE" w:rsidP="006B05CE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Times New Roman"/>
              </w:rPr>
            </w:pPr>
          </w:p>
        </w:tc>
      </w:tr>
    </w:tbl>
    <w:p w14:paraId="1436468C" w14:textId="77777777" w:rsidR="00A72D3B" w:rsidRDefault="00A72D3B"/>
    <w:p w14:paraId="573EAE3A" w14:textId="7D327E76" w:rsidR="00901EF7" w:rsidRPr="00901EF7" w:rsidRDefault="00901EF7" w:rsidP="00F33E9F">
      <w:pPr>
        <w:tabs>
          <w:tab w:val="left" w:pos="2433"/>
        </w:tabs>
      </w:pPr>
    </w:p>
    <w:p w14:paraId="40225A2D" w14:textId="25B0833E" w:rsidR="00901EF7" w:rsidRDefault="001A2A82" w:rsidP="00901EF7">
      <w:pPr>
        <w:pStyle w:val="Heading1"/>
      </w:pPr>
      <w:r>
        <w:t xml:space="preserve">Team </w:t>
      </w:r>
      <w:r w:rsidR="00901EF7">
        <w:t>Communication</w:t>
      </w:r>
    </w:p>
    <w:p w14:paraId="7A9BF0B4" w14:textId="290F7AA6" w:rsidR="00901EF7" w:rsidRPr="009C4345" w:rsidRDefault="00901EF7" w:rsidP="00D350E7">
      <w:pPr>
        <w:spacing w:line="480" w:lineRule="auto"/>
        <w:jc w:val="both"/>
        <w:rPr>
          <w:sz w:val="24"/>
          <w:szCs w:val="24"/>
        </w:rPr>
      </w:pPr>
      <w:r w:rsidRPr="009C4345">
        <w:rPr>
          <w:sz w:val="24"/>
          <w:szCs w:val="24"/>
        </w:rPr>
        <w:t>Throughout</w:t>
      </w:r>
      <w:r w:rsidR="009D4B03" w:rsidRPr="009C4345">
        <w:rPr>
          <w:sz w:val="24"/>
          <w:szCs w:val="24"/>
        </w:rPr>
        <w:t xml:space="preserve"> the process of </w:t>
      </w:r>
      <w:r w:rsidR="00411A91" w:rsidRPr="009C4345">
        <w:rPr>
          <w:sz w:val="24"/>
          <w:szCs w:val="24"/>
        </w:rPr>
        <w:t xml:space="preserve">creating this initial game </w:t>
      </w:r>
      <w:r w:rsidR="00E8233C" w:rsidRPr="009C4345">
        <w:rPr>
          <w:sz w:val="24"/>
          <w:szCs w:val="24"/>
        </w:rPr>
        <w:t xml:space="preserve">prototype the team used several communication methods to keep track of progress, tasks, </w:t>
      </w:r>
      <w:r w:rsidR="00AF3B85" w:rsidRPr="009C4345">
        <w:rPr>
          <w:sz w:val="24"/>
          <w:szCs w:val="24"/>
        </w:rPr>
        <w:t xml:space="preserve">and exchange information. </w:t>
      </w:r>
      <w:r w:rsidR="00B45BB9" w:rsidRPr="009C4345">
        <w:rPr>
          <w:sz w:val="24"/>
          <w:szCs w:val="24"/>
        </w:rPr>
        <w:t xml:space="preserve">Apart from </w:t>
      </w:r>
      <w:r w:rsidR="005775AB" w:rsidRPr="009C4345">
        <w:rPr>
          <w:sz w:val="24"/>
          <w:szCs w:val="24"/>
        </w:rPr>
        <w:t xml:space="preserve">hosting </w:t>
      </w:r>
      <w:r w:rsidR="00B45BB9" w:rsidRPr="009C4345">
        <w:rPr>
          <w:sz w:val="24"/>
          <w:szCs w:val="24"/>
        </w:rPr>
        <w:t xml:space="preserve">weekly </w:t>
      </w:r>
      <w:r w:rsidR="005775AB" w:rsidRPr="009C4345">
        <w:rPr>
          <w:sz w:val="24"/>
          <w:szCs w:val="24"/>
        </w:rPr>
        <w:t>in-person meetings</w:t>
      </w:r>
      <w:r w:rsidR="009E6B34" w:rsidRPr="009C4345">
        <w:rPr>
          <w:sz w:val="24"/>
          <w:szCs w:val="24"/>
        </w:rPr>
        <w:t>, continued communication ha</w:t>
      </w:r>
      <w:r w:rsidR="00017DEB" w:rsidRPr="009C4345">
        <w:rPr>
          <w:sz w:val="24"/>
          <w:szCs w:val="24"/>
        </w:rPr>
        <w:t>s</w:t>
      </w:r>
      <w:r w:rsidR="009E6B34" w:rsidRPr="009C4345">
        <w:rPr>
          <w:sz w:val="24"/>
          <w:szCs w:val="24"/>
        </w:rPr>
        <w:t xml:space="preserve"> taken place over online services such as Microsoft Teams and Discord. </w:t>
      </w:r>
      <w:r w:rsidR="00D350E7" w:rsidRPr="009C4345">
        <w:rPr>
          <w:sz w:val="24"/>
          <w:szCs w:val="24"/>
        </w:rPr>
        <w:t>On these platforms</w:t>
      </w:r>
      <w:r w:rsidR="00C8153A" w:rsidRPr="009C4345">
        <w:rPr>
          <w:sz w:val="24"/>
          <w:szCs w:val="24"/>
        </w:rPr>
        <w:t xml:space="preserve"> information and </w:t>
      </w:r>
      <w:r w:rsidR="00E001C0" w:rsidRPr="009C4345">
        <w:rPr>
          <w:sz w:val="24"/>
          <w:szCs w:val="24"/>
        </w:rPr>
        <w:t xml:space="preserve">files have been shared across members. Moreover, </w:t>
      </w:r>
      <w:r w:rsidR="000E7FAF" w:rsidRPr="009C4345">
        <w:rPr>
          <w:sz w:val="24"/>
          <w:szCs w:val="24"/>
        </w:rPr>
        <w:t>another online resource</w:t>
      </w:r>
      <w:r w:rsidR="00017DEB" w:rsidRPr="009C4345">
        <w:rPr>
          <w:sz w:val="24"/>
          <w:szCs w:val="24"/>
        </w:rPr>
        <w:t xml:space="preserve"> </w:t>
      </w:r>
      <w:r w:rsidR="00E001C0" w:rsidRPr="009C4345">
        <w:rPr>
          <w:sz w:val="24"/>
          <w:szCs w:val="24"/>
        </w:rPr>
        <w:t>Trello</w:t>
      </w:r>
      <w:r w:rsidR="00017DEB" w:rsidRPr="009C4345">
        <w:rPr>
          <w:sz w:val="24"/>
          <w:szCs w:val="24"/>
        </w:rPr>
        <w:t>,</w:t>
      </w:r>
      <w:r w:rsidR="00E001C0" w:rsidRPr="009C4345">
        <w:rPr>
          <w:sz w:val="24"/>
          <w:szCs w:val="24"/>
        </w:rPr>
        <w:t xml:space="preserve"> has been utilised to track </w:t>
      </w:r>
      <w:r w:rsidR="000E7FAF" w:rsidRPr="009C4345">
        <w:rPr>
          <w:sz w:val="24"/>
          <w:szCs w:val="24"/>
        </w:rPr>
        <w:t xml:space="preserve">both allotment and progress of tasks. </w:t>
      </w:r>
    </w:p>
    <w:p w14:paraId="785EDC44" w14:textId="0F0E8A02" w:rsidR="00901EF7" w:rsidRPr="00901EF7" w:rsidRDefault="00901EF7" w:rsidP="00901EF7">
      <w:pPr>
        <w:sectPr w:rsidR="00901EF7" w:rsidRPr="00901EF7" w:rsidSect="00FC3E3D">
          <w:footerReference w:type="default" r:id="rId9"/>
          <w:footerReference w:type="first" r:id="rId10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13299267" w14:textId="1516E568" w:rsidR="002819B8" w:rsidRDefault="008C6F6F" w:rsidP="002819B8">
      <w:pPr>
        <w:tabs>
          <w:tab w:val="left" w:pos="5909"/>
        </w:tabs>
        <w:rPr>
          <w:rFonts w:ascii="Calibri" w:hAnsi="Calibri" w:cs="Times New Roman"/>
          <w:sz w:val="26"/>
          <w:szCs w:val="26"/>
        </w:rPr>
      </w:pPr>
      <w:r w:rsidRPr="002819B8">
        <w:rPr>
          <w:rFonts w:ascii="Calibri" w:hAnsi="Calibri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58241" behindDoc="0" locked="0" layoutInCell="1" allowOverlap="1" wp14:anchorId="39A083A2" wp14:editId="2A6B93E2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9939020" cy="5114290"/>
            <wp:effectExtent l="0" t="0" r="5080" b="0"/>
            <wp:wrapTopAndBottom/>
            <wp:docPr id="131139474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94745" name="Picture 1" descr="A screen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902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E7759" w14:textId="77777777" w:rsidR="00E92EDC" w:rsidRDefault="00E92EDC">
      <w:pPr>
        <w:rPr>
          <w:rFonts w:ascii="Calibri" w:hAnsi="Calibri" w:cs="Times New Roman"/>
          <w:sz w:val="26"/>
          <w:szCs w:val="26"/>
        </w:rPr>
      </w:pPr>
    </w:p>
    <w:p w14:paraId="38A265E0" w14:textId="7DB6F1D2" w:rsidR="002819B8" w:rsidRDefault="00FD0736">
      <w:pPr>
        <w:rPr>
          <w:rFonts w:ascii="Calibri" w:hAnsi="Calibri" w:cs="Times New Roman"/>
          <w:b/>
          <w:bCs/>
          <w:sz w:val="26"/>
          <w:szCs w:val="26"/>
        </w:rPr>
      </w:pPr>
      <w:r>
        <w:rPr>
          <w:rFonts w:ascii="Calibri" w:hAnsi="Calibri" w:cs="Times New Roman"/>
          <w:sz w:val="26"/>
          <w:szCs w:val="26"/>
        </w:rPr>
        <w:t xml:space="preserve">Link to Trello Page: </w:t>
      </w:r>
      <w:hyperlink r:id="rId12" w:history="1">
        <w:r w:rsidRPr="001327F1">
          <w:rPr>
            <w:rStyle w:val="Hyperlink"/>
            <w:rFonts w:ascii="Calibri" w:hAnsi="Calibri" w:cs="Times New Roman"/>
            <w:sz w:val="26"/>
            <w:szCs w:val="26"/>
          </w:rPr>
          <w:t>https://trello.com/b/iRmS0Jzj/freaky-isop</w:t>
        </w:r>
        <w:r w:rsidRPr="001327F1">
          <w:rPr>
            <w:rStyle w:val="Hyperlink"/>
            <w:rFonts w:ascii="Calibri" w:hAnsi="Calibri" w:cs="Times New Roman"/>
            <w:sz w:val="26"/>
            <w:szCs w:val="26"/>
          </w:rPr>
          <w:t>o</w:t>
        </w:r>
        <w:r w:rsidRPr="001327F1">
          <w:rPr>
            <w:rStyle w:val="Hyperlink"/>
            <w:rFonts w:ascii="Calibri" w:hAnsi="Calibri" w:cs="Times New Roman"/>
            <w:sz w:val="26"/>
            <w:szCs w:val="26"/>
          </w:rPr>
          <w:t>ds</w:t>
        </w:r>
      </w:hyperlink>
      <w:r w:rsidR="00E92EDC">
        <w:rPr>
          <w:rFonts w:ascii="Calibri" w:hAnsi="Calibri" w:cs="Times New Roman"/>
          <w:sz w:val="26"/>
          <w:szCs w:val="26"/>
        </w:rPr>
        <w:t xml:space="preserve"> </w:t>
      </w:r>
      <w:r w:rsidR="00E92EDC" w:rsidRPr="00E92EDC">
        <w:rPr>
          <w:rFonts w:ascii="Calibri" w:hAnsi="Calibri" w:cs="Times New Roman"/>
          <w:sz w:val="26"/>
          <w:szCs w:val="26"/>
        </w:rPr>
        <w:t xml:space="preserve"> </w:t>
      </w:r>
      <w:r w:rsidR="00E92EDC">
        <w:rPr>
          <w:rFonts w:ascii="Calibri" w:hAnsi="Calibri" w:cs="Times New Roman"/>
          <w:sz w:val="26"/>
          <w:szCs w:val="26"/>
        </w:rPr>
        <w:t xml:space="preserve"> </w:t>
      </w:r>
      <w:r w:rsidR="002819B8" w:rsidRPr="002819B8">
        <w:rPr>
          <w:rFonts w:ascii="Calibri" w:hAnsi="Calibri" w:cs="Times New Roman"/>
          <w:sz w:val="26"/>
          <w:szCs w:val="26"/>
        </w:rPr>
        <w:br w:type="page"/>
      </w:r>
    </w:p>
    <w:p w14:paraId="3D56AA80" w14:textId="77777777" w:rsidR="00EB12A9" w:rsidRDefault="00EB12A9">
      <w:pPr>
        <w:rPr>
          <w:rFonts w:ascii="Calibri" w:hAnsi="Calibri" w:cs="Times New Roman"/>
          <w:b/>
          <w:bCs/>
          <w:sz w:val="26"/>
          <w:szCs w:val="26"/>
        </w:rPr>
      </w:pPr>
    </w:p>
    <w:p w14:paraId="2A288513" w14:textId="0C7C9CA1" w:rsidR="006635AD" w:rsidRDefault="00C208CF" w:rsidP="00C208CF">
      <w:pPr>
        <w:pStyle w:val="Heading1"/>
      </w:pPr>
      <w:bookmarkStart w:id="18" w:name="_Sprint_Plan_1"/>
      <w:bookmarkStart w:id="19" w:name="_Hlk176184662"/>
      <w:bookmarkEnd w:id="18"/>
      <w:r>
        <w:t>Sprint Plan</w:t>
      </w:r>
      <w:bookmarkEnd w:id="19"/>
    </w:p>
    <w:tbl>
      <w:tblPr>
        <w:tblW w:w="15514" w:type="dxa"/>
        <w:tblLayout w:type="fixed"/>
        <w:tblLook w:val="04A0" w:firstRow="1" w:lastRow="0" w:firstColumn="1" w:lastColumn="0" w:noHBand="0" w:noVBand="1"/>
      </w:tblPr>
      <w:tblGrid>
        <w:gridCol w:w="1035"/>
        <w:gridCol w:w="2511"/>
        <w:gridCol w:w="1773"/>
        <w:gridCol w:w="1773"/>
        <w:gridCol w:w="1773"/>
        <w:gridCol w:w="1773"/>
        <w:gridCol w:w="1773"/>
        <w:gridCol w:w="1626"/>
        <w:gridCol w:w="1477"/>
      </w:tblGrid>
      <w:tr w:rsidR="006635AD" w:rsidRPr="006635AD" w14:paraId="40921340" w14:textId="77777777" w:rsidTr="006635AD">
        <w:trPr>
          <w:gridAfter w:val="1"/>
          <w:wAfter w:w="1477" w:type="dxa"/>
          <w:trHeight w:val="460"/>
        </w:trPr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B2979" w14:textId="77777777" w:rsidR="006635AD" w:rsidRPr="006635AD" w:rsidRDefault="006635AD" w:rsidP="006635A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</w:p>
        </w:tc>
        <w:tc>
          <w:tcPr>
            <w:tcW w:w="251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2CC"/>
            <w:noWrap/>
            <w:vAlign w:val="center"/>
            <w:hideMark/>
          </w:tcPr>
          <w:p w14:paraId="5D72C0BA" w14:textId="77777777" w:rsidR="006635AD" w:rsidRPr="006635AD" w:rsidRDefault="006635AD" w:rsidP="00663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PROJECT NAME</w:t>
            </w:r>
          </w:p>
        </w:tc>
        <w:tc>
          <w:tcPr>
            <w:tcW w:w="1773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noWrap/>
            <w:vAlign w:val="center"/>
            <w:hideMark/>
          </w:tcPr>
          <w:p w14:paraId="16587B23" w14:textId="77777777" w:rsidR="006635AD" w:rsidRPr="006635AD" w:rsidRDefault="006635AD" w:rsidP="00663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PROJECT MANAGER</w:t>
            </w:r>
          </w:p>
        </w:tc>
        <w:tc>
          <w:tcPr>
            <w:tcW w:w="1773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noWrap/>
            <w:vAlign w:val="center"/>
            <w:hideMark/>
          </w:tcPr>
          <w:p w14:paraId="5B789FD7" w14:textId="77777777" w:rsidR="006635AD" w:rsidRPr="006635AD" w:rsidRDefault="006635AD" w:rsidP="00663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START DATE</w:t>
            </w:r>
          </w:p>
        </w:tc>
        <w:tc>
          <w:tcPr>
            <w:tcW w:w="1773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noWrap/>
            <w:vAlign w:val="center"/>
            <w:hideMark/>
          </w:tcPr>
          <w:p w14:paraId="3D98E8CD" w14:textId="77777777" w:rsidR="006635AD" w:rsidRPr="006635AD" w:rsidRDefault="006635AD" w:rsidP="00663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END DATE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7D751" w14:textId="77777777" w:rsidR="006635AD" w:rsidRPr="006635AD" w:rsidRDefault="006635AD" w:rsidP="00663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</w:p>
        </w:tc>
        <w:tc>
          <w:tcPr>
            <w:tcW w:w="177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497C05E8" w14:textId="77777777" w:rsidR="006635AD" w:rsidRPr="006635AD" w:rsidRDefault="006635AD" w:rsidP="00663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OVERALL PROGRESS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B7A10" w14:textId="77777777" w:rsidR="006635AD" w:rsidRPr="006635AD" w:rsidRDefault="006635AD" w:rsidP="00663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</w:p>
        </w:tc>
      </w:tr>
      <w:tr w:rsidR="006635AD" w:rsidRPr="006635AD" w14:paraId="468051DB" w14:textId="77777777" w:rsidTr="006635AD">
        <w:trPr>
          <w:gridAfter w:val="1"/>
          <w:wAfter w:w="1477" w:type="dxa"/>
          <w:trHeight w:val="460"/>
        </w:trPr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95CCF" w14:textId="77777777" w:rsidR="006635AD" w:rsidRPr="006635AD" w:rsidRDefault="006635AD" w:rsidP="006635AD">
            <w:pPr>
              <w:spacing w:after="0" w:line="240" w:lineRule="auto"/>
              <w:ind w:firstLineChars="100" w:firstLine="224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</w:p>
        </w:tc>
        <w:tc>
          <w:tcPr>
            <w:tcW w:w="2511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F6A53E0" w14:textId="77777777" w:rsidR="006635AD" w:rsidRPr="006635AD" w:rsidRDefault="006635AD" w:rsidP="00663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Freaky Isopods Initial Prototype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D20C10C" w14:textId="77777777" w:rsidR="006635AD" w:rsidRPr="006635AD" w:rsidRDefault="006635AD" w:rsidP="00663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Jose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C9AA8D2" w14:textId="77777777" w:rsidR="006635AD" w:rsidRPr="006635AD" w:rsidRDefault="006635AD" w:rsidP="00663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30-Jul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4B7AB9" w14:textId="77777777" w:rsidR="006635AD" w:rsidRPr="006635AD" w:rsidRDefault="006635AD" w:rsidP="00663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2-Sep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AFDD67" w14:textId="77777777" w:rsidR="006635AD" w:rsidRPr="006635AD" w:rsidRDefault="006635AD" w:rsidP="00663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BCD9C39" w14:textId="77777777" w:rsidR="006635AD" w:rsidRPr="006635AD" w:rsidRDefault="006635AD" w:rsidP="00663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60%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F0E73" w14:textId="77777777" w:rsidR="006635AD" w:rsidRPr="006635AD" w:rsidRDefault="006635AD" w:rsidP="006635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</w:tr>
      <w:tr w:rsidR="006635AD" w:rsidRPr="006635AD" w14:paraId="65E90183" w14:textId="77777777" w:rsidTr="006635AD">
        <w:trPr>
          <w:trHeight w:val="460"/>
        </w:trPr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128A8" w14:textId="77777777" w:rsidR="006635AD" w:rsidRPr="006635AD" w:rsidRDefault="006635AD" w:rsidP="006635AD">
            <w:pPr>
              <w:spacing w:after="0" w:line="240" w:lineRule="auto"/>
              <w:ind w:firstLineChars="100" w:firstLine="224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</w:p>
        </w:tc>
        <w:tc>
          <w:tcPr>
            <w:tcW w:w="251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1196AA" w14:textId="77777777" w:rsidR="006635AD" w:rsidRPr="006635AD" w:rsidRDefault="006635AD" w:rsidP="00663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CDC53C" w14:textId="77777777" w:rsidR="006635AD" w:rsidRPr="006635AD" w:rsidRDefault="006635AD" w:rsidP="00663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146198" w14:textId="77777777" w:rsidR="006635AD" w:rsidRPr="006635AD" w:rsidRDefault="006635AD" w:rsidP="00663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F0D30C" w14:textId="77777777" w:rsidR="006635AD" w:rsidRPr="006635AD" w:rsidRDefault="006635AD" w:rsidP="00663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DD2A23" w14:textId="77777777" w:rsidR="006635AD" w:rsidRPr="006635AD" w:rsidRDefault="006635AD" w:rsidP="00663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A62BB8" w14:textId="77777777" w:rsidR="006635AD" w:rsidRPr="006635AD" w:rsidRDefault="006635AD" w:rsidP="00663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E83C17" w14:textId="77777777" w:rsidR="006635AD" w:rsidRPr="006635AD" w:rsidRDefault="006635AD" w:rsidP="00663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4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55F6C6" w14:textId="77777777" w:rsidR="006635AD" w:rsidRPr="006635AD" w:rsidRDefault="006635AD" w:rsidP="00663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6635AD" w:rsidRPr="006635AD" w14:paraId="13F5BD14" w14:textId="77777777" w:rsidTr="006635AD">
        <w:trPr>
          <w:trHeight w:val="460"/>
        </w:trPr>
        <w:tc>
          <w:tcPr>
            <w:tcW w:w="1035" w:type="dxa"/>
            <w:tcBorders>
              <w:top w:val="single" w:sz="4" w:space="0" w:color="BFBFBF"/>
              <w:left w:val="single" w:sz="4" w:space="0" w:color="A6A6A6" w:themeColor="background1" w:themeShade="A6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36EBFAE6" w14:textId="77777777" w:rsidR="006635AD" w:rsidRPr="006635AD" w:rsidRDefault="006635AD" w:rsidP="006635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AT RISK</w:t>
            </w:r>
          </w:p>
        </w:tc>
        <w:tc>
          <w:tcPr>
            <w:tcW w:w="251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16050A25" w14:textId="77777777" w:rsidR="006635AD" w:rsidRPr="006635AD" w:rsidRDefault="006635AD" w:rsidP="006635AD">
            <w:pPr>
              <w:spacing w:after="0" w:line="240" w:lineRule="auto"/>
              <w:ind w:firstLineChars="100" w:firstLine="224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TASK NAME</w:t>
            </w:r>
          </w:p>
        </w:tc>
        <w:tc>
          <w:tcPr>
            <w:tcW w:w="1773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5A62F6F2" w14:textId="77777777" w:rsidR="006635AD" w:rsidRPr="006635AD" w:rsidRDefault="006635AD" w:rsidP="006635AD">
            <w:pPr>
              <w:spacing w:after="0" w:line="240" w:lineRule="auto"/>
              <w:ind w:firstLineChars="100" w:firstLine="224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FEATURE TYPE</w:t>
            </w:r>
          </w:p>
        </w:tc>
        <w:tc>
          <w:tcPr>
            <w:tcW w:w="1773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21A88306" w14:textId="77777777" w:rsidR="006635AD" w:rsidRPr="006635AD" w:rsidRDefault="006635AD" w:rsidP="006635AD">
            <w:pPr>
              <w:spacing w:after="0" w:line="240" w:lineRule="auto"/>
              <w:ind w:firstLineChars="100" w:firstLine="224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RESPONSIBLE</w:t>
            </w:r>
          </w:p>
        </w:tc>
        <w:tc>
          <w:tcPr>
            <w:tcW w:w="1773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58B7403D" w14:textId="77777777" w:rsidR="006635AD" w:rsidRPr="006635AD" w:rsidRDefault="006635AD" w:rsidP="006635AD">
            <w:pPr>
              <w:spacing w:after="0" w:line="240" w:lineRule="auto"/>
              <w:ind w:firstLineChars="100" w:firstLine="224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RISK</w:t>
            </w:r>
          </w:p>
        </w:tc>
        <w:tc>
          <w:tcPr>
            <w:tcW w:w="1773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092853CF" w14:textId="77777777" w:rsidR="006635AD" w:rsidRPr="006635AD" w:rsidRDefault="006635AD" w:rsidP="006635AD">
            <w:pPr>
              <w:spacing w:after="0" w:line="240" w:lineRule="auto"/>
              <w:ind w:firstLineChars="100" w:firstLine="224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START</w:t>
            </w:r>
          </w:p>
        </w:tc>
        <w:tc>
          <w:tcPr>
            <w:tcW w:w="1773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6B23D209" w14:textId="77777777" w:rsidR="006635AD" w:rsidRPr="006635AD" w:rsidRDefault="006635AD" w:rsidP="006635AD">
            <w:pPr>
              <w:spacing w:after="0" w:line="240" w:lineRule="auto"/>
              <w:ind w:firstLineChars="100" w:firstLine="224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FINISH</w:t>
            </w:r>
          </w:p>
        </w:tc>
        <w:tc>
          <w:tcPr>
            <w:tcW w:w="162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583D990E" w14:textId="77777777" w:rsidR="006635AD" w:rsidRPr="006635AD" w:rsidRDefault="006635AD" w:rsidP="006635AD">
            <w:pPr>
              <w:spacing w:after="0" w:line="240" w:lineRule="auto"/>
              <w:ind w:firstLineChars="100" w:firstLine="224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DURATION (DAYS)</w:t>
            </w:r>
          </w:p>
        </w:tc>
        <w:tc>
          <w:tcPr>
            <w:tcW w:w="1477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4E259C9B" w14:textId="77777777" w:rsidR="006635AD" w:rsidRPr="006635AD" w:rsidRDefault="006635AD" w:rsidP="006635AD">
            <w:pPr>
              <w:spacing w:after="0" w:line="240" w:lineRule="auto"/>
              <w:ind w:firstLineChars="100" w:firstLine="224"/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b/>
                <w:bCs/>
                <w:color w:val="333F4F"/>
                <w:lang w:eastAsia="en-AU"/>
              </w:rPr>
              <w:t>STATUS</w:t>
            </w:r>
          </w:p>
        </w:tc>
      </w:tr>
      <w:tr w:rsidR="006635AD" w:rsidRPr="006635AD" w14:paraId="64C49DB4" w14:textId="77777777" w:rsidTr="006635AD">
        <w:trPr>
          <w:trHeight w:val="557"/>
        </w:trPr>
        <w:tc>
          <w:tcPr>
            <w:tcW w:w="1035" w:type="dxa"/>
            <w:tcBorders>
              <w:top w:val="nil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noWrap/>
            <w:vAlign w:val="bottom"/>
            <w:hideMark/>
          </w:tcPr>
          <w:p w14:paraId="556368C7" w14:textId="273CD24C" w:rsidR="006635AD" w:rsidRPr="006635AD" w:rsidRDefault="006635AD" w:rsidP="00663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  <w:p w14:paraId="6442F997" w14:textId="77777777" w:rsidR="006635AD" w:rsidRPr="006635AD" w:rsidRDefault="006635AD" w:rsidP="006635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2511" w:type="dxa"/>
            <w:tcBorders>
              <w:top w:val="nil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BFBFBF"/>
            </w:tcBorders>
            <w:shd w:val="clear" w:color="000000" w:fill="E7E6E6"/>
            <w:vAlign w:val="center"/>
            <w:hideMark/>
          </w:tcPr>
          <w:p w14:paraId="786E0904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Sprint 1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7E6E6"/>
            <w:vAlign w:val="center"/>
            <w:hideMark/>
          </w:tcPr>
          <w:p w14:paraId="305CE5A0" w14:textId="5C5A76F2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Leve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l Concept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7E6E6"/>
            <w:vAlign w:val="center"/>
            <w:hideMark/>
          </w:tcPr>
          <w:p w14:paraId="76E1F8AC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7E6E6"/>
            <w:vAlign w:val="center"/>
            <w:hideMark/>
          </w:tcPr>
          <w:p w14:paraId="560DDE9C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Medium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7E6E6"/>
            <w:vAlign w:val="center"/>
            <w:hideMark/>
          </w:tcPr>
          <w:p w14:paraId="6D21F7E3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30-Jul-24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7E6E6"/>
            <w:vAlign w:val="center"/>
            <w:hideMark/>
          </w:tcPr>
          <w:p w14:paraId="4B2FAAE9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07-Aug-24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7E6E6"/>
            <w:vAlign w:val="center"/>
            <w:hideMark/>
          </w:tcPr>
          <w:p w14:paraId="7EBC98C3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8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7E6E6"/>
            <w:vAlign w:val="center"/>
            <w:hideMark/>
          </w:tcPr>
          <w:p w14:paraId="243D752A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Complete</w:t>
            </w:r>
          </w:p>
        </w:tc>
      </w:tr>
      <w:tr w:rsidR="006635AD" w:rsidRPr="006635AD" w14:paraId="32563567" w14:textId="77777777" w:rsidTr="006635AD">
        <w:trPr>
          <w:trHeight w:val="460"/>
        </w:trPr>
        <w:tc>
          <w:tcPr>
            <w:tcW w:w="1035" w:type="dxa"/>
            <w:tcBorders>
              <w:top w:val="single" w:sz="4" w:space="0" w:color="A6A6A6" w:themeColor="background1" w:themeShade="A6"/>
              <w:left w:val="single" w:sz="4" w:space="0" w:color="BFBFBF"/>
              <w:bottom w:val="single" w:sz="4" w:space="0" w:color="BFBFBF"/>
              <w:right w:val="single" w:sz="4" w:space="0" w:color="A6A6A6" w:themeColor="background1" w:themeShade="A6"/>
            </w:tcBorders>
            <w:shd w:val="clear" w:color="auto" w:fill="auto"/>
            <w:vAlign w:val="center"/>
            <w:hideMark/>
          </w:tcPr>
          <w:p w14:paraId="65E2ED3D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251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4DB417BF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Ocean Level Concept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10FFEB62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44F5BEC8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Kaylee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22A4D0A1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Low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27E47F64" w14:textId="09630D80" w:rsidR="006635AD" w:rsidRPr="006635AD" w:rsidRDefault="000826D8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1</w:t>
            </w:r>
            <w:r w:rsidR="006635AD"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-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Aug</w:t>
            </w:r>
            <w:r w:rsidR="006635AD"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-24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03F7DD13" w14:textId="1B37F463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  <w:r w:rsidR="000826D8">
              <w:rPr>
                <w:rFonts w:ascii="Calibri" w:eastAsia="Times New Roman" w:hAnsi="Calibri" w:cs="Calibri"/>
                <w:color w:val="000000"/>
                <w:lang w:eastAsia="en-AU"/>
              </w:rPr>
              <w:t>6</w:t>
            </w: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-Aug-24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56E8C8CA" w14:textId="71683323" w:rsidR="006635AD" w:rsidRPr="006635AD" w:rsidRDefault="000826D8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5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3B6BD1A3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Complete</w:t>
            </w:r>
          </w:p>
        </w:tc>
      </w:tr>
      <w:tr w:rsidR="006635AD" w:rsidRPr="006635AD" w14:paraId="3800DD7D" w14:textId="77777777" w:rsidTr="006635AD">
        <w:trPr>
          <w:trHeight w:val="460"/>
        </w:trPr>
        <w:tc>
          <w:tcPr>
            <w:tcW w:w="10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A6A6A6" w:themeColor="background1" w:themeShade="A6"/>
            </w:tcBorders>
            <w:shd w:val="clear" w:color="auto" w:fill="auto"/>
            <w:vAlign w:val="center"/>
            <w:hideMark/>
          </w:tcPr>
          <w:p w14:paraId="304B8C6E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2511" w:type="dxa"/>
            <w:tcBorders>
              <w:top w:val="nil"/>
              <w:left w:val="single" w:sz="4" w:space="0" w:color="A6A6A6" w:themeColor="background1" w:themeShade="A6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5D5733E6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Beach Level Concept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56ED385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37B594C5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Jose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4C19225B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Low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B47E043" w14:textId="2CD8E784" w:rsidR="006635AD" w:rsidRPr="006635AD" w:rsidRDefault="000826D8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1</w:t>
            </w:r>
            <w:r w:rsidR="006635AD"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-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Aug</w:t>
            </w:r>
            <w:r w:rsidR="006635AD"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-24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0F735710" w14:textId="7E381372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0</w:t>
            </w:r>
            <w:r w:rsidR="000826D8">
              <w:rPr>
                <w:rFonts w:ascii="Calibri" w:eastAsia="Times New Roman" w:hAnsi="Calibri" w:cs="Calibri"/>
                <w:color w:val="000000"/>
                <w:lang w:eastAsia="en-AU"/>
              </w:rPr>
              <w:t>6</w:t>
            </w: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-Aug-24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56DFC9DE" w14:textId="7EDB43E4" w:rsidR="006635AD" w:rsidRPr="006635AD" w:rsidRDefault="000826D8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5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6250274F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Complete</w:t>
            </w:r>
          </w:p>
        </w:tc>
      </w:tr>
      <w:tr w:rsidR="006635AD" w:rsidRPr="006635AD" w14:paraId="23D4AECD" w14:textId="77777777" w:rsidTr="006635AD">
        <w:trPr>
          <w:trHeight w:val="460"/>
        </w:trPr>
        <w:tc>
          <w:tcPr>
            <w:tcW w:w="10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43DCB72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21B28F63" w14:textId="7AF6464E" w:rsidR="006635AD" w:rsidRPr="006635AD" w:rsidRDefault="000826D8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Setting</w:t>
            </w:r>
            <w:r w:rsidR="006635AD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Design and Concepts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5A337A91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03F1EFF6" w14:textId="4D8DB648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Jose, Kaylee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38F5754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Medium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5D161CBD" w14:textId="6E52B22E" w:rsidR="006635AD" w:rsidRPr="006635AD" w:rsidRDefault="000826D8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30</w:t>
            </w:r>
            <w:r w:rsidR="006635AD"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-</w:t>
            </w: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Jul</w:t>
            </w:r>
            <w:r w:rsidR="006635AD"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-24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345955CE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07-Aug-24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623D7CD3" w14:textId="2BE035AB" w:rsidR="006635AD" w:rsidRPr="006635AD" w:rsidRDefault="000826D8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>
              <w:rPr>
                <w:rFonts w:ascii="Calibri" w:eastAsia="Times New Roman" w:hAnsi="Calibri" w:cs="Calibri"/>
                <w:color w:val="000000"/>
                <w:lang w:eastAsia="en-AU"/>
              </w:rPr>
              <w:t>8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6BEAA54F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Complete</w:t>
            </w:r>
          </w:p>
        </w:tc>
      </w:tr>
      <w:tr w:rsidR="006635AD" w:rsidRPr="006635AD" w14:paraId="7CE67E6A" w14:textId="77777777" w:rsidTr="006635AD">
        <w:trPr>
          <w:trHeight w:val="500"/>
        </w:trPr>
        <w:tc>
          <w:tcPr>
            <w:tcW w:w="10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3142C5EA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69AF7ADF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Sprint 2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0C09A730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Main Player Character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695F9EAC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14571C35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High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6CE1CA0F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08-Aug-24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2D11931E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21-Aug-24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1645AE82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13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0A446515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In progress</w:t>
            </w:r>
          </w:p>
        </w:tc>
      </w:tr>
      <w:tr w:rsidR="006635AD" w:rsidRPr="006635AD" w14:paraId="4BE9833E" w14:textId="77777777" w:rsidTr="006635AD">
        <w:trPr>
          <w:trHeight w:val="460"/>
        </w:trPr>
        <w:tc>
          <w:tcPr>
            <w:tcW w:w="10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18C93A8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9096447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Isopod Designs and Concepts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858E63C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0585821D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Jose, Kaylee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6DDD3ED1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Medium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5BBFBF2D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08-Aug-24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661606E0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12-Aug-24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6129DEE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7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4341BC81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Complete</w:t>
            </w:r>
          </w:p>
        </w:tc>
      </w:tr>
      <w:tr w:rsidR="006635AD" w:rsidRPr="006635AD" w14:paraId="1412EDE1" w14:textId="77777777" w:rsidTr="006635AD">
        <w:trPr>
          <w:trHeight w:val="460"/>
        </w:trPr>
        <w:tc>
          <w:tcPr>
            <w:tcW w:w="10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85CCE51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B63EFBC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Character controls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43F0F83B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0E6FCFDF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Joel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28648B8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High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24A0A937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08-Aug-24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42886BE3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21-Aug-24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069FB331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13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37AA1C78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Complete</w:t>
            </w:r>
          </w:p>
        </w:tc>
      </w:tr>
      <w:tr w:rsidR="006635AD" w:rsidRPr="006635AD" w14:paraId="596E3FEA" w14:textId="77777777" w:rsidTr="006635AD">
        <w:trPr>
          <w:trHeight w:val="460"/>
        </w:trPr>
        <w:tc>
          <w:tcPr>
            <w:tcW w:w="10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53C92C0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6FD6AA8F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Model and Animate Isopod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195A35D9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34D09016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Kaylee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4034760E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High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37A1DDAA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12-Aug-24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57C18FC8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21-Aug-24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37B5E15F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9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5793BAB3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In progress</w:t>
            </w:r>
          </w:p>
        </w:tc>
      </w:tr>
      <w:tr w:rsidR="006635AD" w:rsidRPr="006635AD" w14:paraId="2CD7306C" w14:textId="77777777" w:rsidTr="006635AD">
        <w:trPr>
          <w:trHeight w:val="460"/>
        </w:trPr>
        <w:tc>
          <w:tcPr>
            <w:tcW w:w="10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ACB9CA"/>
            <w:vAlign w:val="center"/>
            <w:hideMark/>
          </w:tcPr>
          <w:p w14:paraId="7596DA82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ACB9CA"/>
            <w:vAlign w:val="center"/>
            <w:hideMark/>
          </w:tcPr>
          <w:p w14:paraId="374999A6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Sprint 3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ACB9CA"/>
            <w:vAlign w:val="center"/>
            <w:hideMark/>
          </w:tcPr>
          <w:p w14:paraId="1D9848DA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Enemy Characters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ACB9CA"/>
            <w:vAlign w:val="center"/>
            <w:hideMark/>
          </w:tcPr>
          <w:p w14:paraId="762F9AF9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ACB9CA"/>
            <w:vAlign w:val="center"/>
            <w:hideMark/>
          </w:tcPr>
          <w:p w14:paraId="1B59431D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Medium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ACB9CA"/>
            <w:vAlign w:val="center"/>
            <w:hideMark/>
          </w:tcPr>
          <w:p w14:paraId="4A705E5D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21-Aug-24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ACB9CA"/>
            <w:vAlign w:val="center"/>
            <w:hideMark/>
          </w:tcPr>
          <w:p w14:paraId="53E103C7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02-Sep-24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ACB9CA"/>
            <w:vAlign w:val="center"/>
            <w:hideMark/>
          </w:tcPr>
          <w:p w14:paraId="7A5ADC01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12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ACB9CA"/>
            <w:vAlign w:val="center"/>
            <w:hideMark/>
          </w:tcPr>
          <w:p w14:paraId="0AB71617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In progress</w:t>
            </w:r>
          </w:p>
        </w:tc>
      </w:tr>
      <w:tr w:rsidR="006635AD" w:rsidRPr="006635AD" w14:paraId="77F90689" w14:textId="77777777" w:rsidTr="006635AD">
        <w:trPr>
          <w:trHeight w:val="460"/>
        </w:trPr>
        <w:tc>
          <w:tcPr>
            <w:tcW w:w="10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6695E53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23546DBF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Predator Designs and Concepts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902F8D2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02109896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Jose, Kaylee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51BA758D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Medium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93C91DD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21-Aug-24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23B4D4DB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06-Aug-24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6B569BEA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7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4A84F59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Complete</w:t>
            </w:r>
          </w:p>
        </w:tc>
      </w:tr>
      <w:tr w:rsidR="006635AD" w:rsidRPr="006635AD" w14:paraId="6F90A3A3" w14:textId="77777777" w:rsidTr="006635AD">
        <w:trPr>
          <w:trHeight w:val="460"/>
        </w:trPr>
        <w:tc>
          <w:tcPr>
            <w:tcW w:w="10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77CA3B1" w14:textId="4DC32F4C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3A082C2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Model and Animate Predators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6FC534ED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B8C4A07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Kaylee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5000D7F7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Medium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4B6A0E73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23-Aug-24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3EB924F3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02-Sep-24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5FCB4994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10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14D2A1AA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Not Started</w:t>
            </w:r>
          </w:p>
        </w:tc>
      </w:tr>
      <w:tr w:rsidR="006635AD" w:rsidRPr="006635AD" w14:paraId="1C8E92A5" w14:textId="77777777" w:rsidTr="006635AD">
        <w:trPr>
          <w:trHeight w:val="460"/>
        </w:trPr>
        <w:tc>
          <w:tcPr>
            <w:tcW w:w="103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AE29CDA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02A81BC2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Predator AI and mechanics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063D9CAC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04B03900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Joel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787562E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High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1E022591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23-Aug-24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5367EC30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02-Sep-24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54DCD656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10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37178679" w14:textId="77777777" w:rsidR="006635AD" w:rsidRPr="006635AD" w:rsidRDefault="006635AD" w:rsidP="006635AD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635AD">
              <w:rPr>
                <w:rFonts w:ascii="Calibri" w:eastAsia="Times New Roman" w:hAnsi="Calibri" w:cs="Calibri"/>
                <w:color w:val="000000"/>
                <w:lang w:eastAsia="en-AU"/>
              </w:rPr>
              <w:t>In progress</w:t>
            </w:r>
          </w:p>
        </w:tc>
      </w:tr>
    </w:tbl>
    <w:p w14:paraId="07B2BF53" w14:textId="65A26E0E" w:rsidR="00C208CF" w:rsidRDefault="00C208CF" w:rsidP="003A5403">
      <w:pPr>
        <w:pStyle w:val="Heading1"/>
        <w:jc w:val="left"/>
      </w:pPr>
    </w:p>
    <w:p w14:paraId="1AFF8CF2" w14:textId="3F2D8E36" w:rsidR="00C208CF" w:rsidRDefault="003C336A">
      <w:r>
        <w:rPr>
          <w:noProof/>
          <w14:ligatures w14:val="standardContextual"/>
        </w:rPr>
        <w:drawing>
          <wp:anchor distT="0" distB="0" distL="114300" distR="114300" simplePos="0" relativeHeight="251658242" behindDoc="0" locked="0" layoutInCell="1" allowOverlap="1" wp14:anchorId="51B584D5" wp14:editId="3185F4B2">
            <wp:simplePos x="0" y="0"/>
            <wp:positionH relativeFrom="margin">
              <wp:align>left</wp:align>
            </wp:positionH>
            <wp:positionV relativeFrom="paragraph">
              <wp:posOffset>5938</wp:posOffset>
            </wp:positionV>
            <wp:extent cx="9777730" cy="2959100"/>
            <wp:effectExtent l="0" t="0" r="13970" b="12700"/>
            <wp:wrapSquare wrapText="bothSides"/>
            <wp:docPr id="9705569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anchor>
        </w:drawing>
      </w:r>
      <w:r w:rsidR="00C208CF">
        <w:br w:type="page"/>
      </w:r>
    </w:p>
    <w:tbl>
      <w:tblPr>
        <w:tblpPr w:leftFromText="180" w:rightFromText="180" w:vertAnchor="text" w:horzAnchor="margin" w:tblpY="316"/>
        <w:tblW w:w="0" w:type="auto"/>
        <w:tblLook w:val="04A0" w:firstRow="1" w:lastRow="0" w:firstColumn="1" w:lastColumn="0" w:noHBand="0" w:noVBand="1"/>
      </w:tblPr>
      <w:tblGrid>
        <w:gridCol w:w="3964"/>
        <w:gridCol w:w="1247"/>
        <w:gridCol w:w="1437"/>
        <w:gridCol w:w="1427"/>
        <w:gridCol w:w="1662"/>
        <w:gridCol w:w="859"/>
        <w:gridCol w:w="859"/>
        <w:gridCol w:w="859"/>
        <w:gridCol w:w="859"/>
        <w:gridCol w:w="859"/>
        <w:gridCol w:w="1356"/>
      </w:tblGrid>
      <w:tr w:rsidR="003A5403" w:rsidRPr="00A72D3B" w14:paraId="1390A745" w14:textId="77777777" w:rsidTr="003A5403">
        <w:trPr>
          <w:trHeight w:val="454"/>
        </w:trPr>
        <w:tc>
          <w:tcPr>
            <w:tcW w:w="0" w:type="auto"/>
            <w:gridSpan w:val="11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45B0E1" w:themeFill="accent1" w:themeFillTint="99"/>
            <w:vAlign w:val="center"/>
          </w:tcPr>
          <w:p w14:paraId="50BD91D6" w14:textId="77777777" w:rsidR="003A5403" w:rsidRPr="00A72D3B" w:rsidRDefault="003A5403" w:rsidP="003A5403">
            <w:pPr>
              <w:spacing w:after="0" w:line="240" w:lineRule="auto"/>
              <w:ind w:firstLineChars="100" w:firstLine="245"/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</w:pPr>
            <w:r w:rsidRPr="00BD7E03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AU"/>
              </w:rPr>
              <w:lastRenderedPageBreak/>
              <w:t>Agile Sprint Backlog</w:t>
            </w:r>
          </w:p>
        </w:tc>
      </w:tr>
      <w:tr w:rsidR="003A5403" w:rsidRPr="00A72D3B" w14:paraId="29AEBE64" w14:textId="77777777" w:rsidTr="003A5403">
        <w:trPr>
          <w:trHeight w:val="454"/>
        </w:trPr>
        <w:tc>
          <w:tcPr>
            <w:tcW w:w="396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2F6DC474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  <w:t>BACKLOG TASK &amp; ID</w:t>
            </w:r>
          </w:p>
        </w:tc>
        <w:tc>
          <w:tcPr>
            <w:tcW w:w="1247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21166D6F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jc w:val="center"/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  <w:t>STORY POINTS</w:t>
            </w:r>
          </w:p>
        </w:tc>
        <w:tc>
          <w:tcPr>
            <w:tcW w:w="0" w:type="auto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74710640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jc w:val="center"/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  <w:t>ASSIGNED TO</w:t>
            </w:r>
          </w:p>
        </w:tc>
        <w:tc>
          <w:tcPr>
            <w:tcW w:w="1427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2F09B7AB" w14:textId="77777777" w:rsidR="003A5403" w:rsidRPr="00A72D3B" w:rsidRDefault="003A5403" w:rsidP="003A5403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  <w:t>STATUS</w:t>
            </w:r>
          </w:p>
        </w:tc>
        <w:tc>
          <w:tcPr>
            <w:tcW w:w="166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22D7DCAF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jc w:val="center"/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  <w:t>ORIGINAL ESTIMATE</w:t>
            </w:r>
          </w:p>
        </w:tc>
        <w:tc>
          <w:tcPr>
            <w:tcW w:w="0" w:type="auto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4E39FCF1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jc w:val="center"/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  <w:t>DAY 1</w:t>
            </w:r>
          </w:p>
        </w:tc>
        <w:tc>
          <w:tcPr>
            <w:tcW w:w="0" w:type="auto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21A97B73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jc w:val="center"/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  <w:t>DAY 2</w:t>
            </w:r>
          </w:p>
        </w:tc>
        <w:tc>
          <w:tcPr>
            <w:tcW w:w="0" w:type="auto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7DF1B2B4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jc w:val="center"/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  <w:t>DAY 3</w:t>
            </w:r>
          </w:p>
        </w:tc>
        <w:tc>
          <w:tcPr>
            <w:tcW w:w="0" w:type="auto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3C61B1FB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jc w:val="center"/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  <w:t>DAY 4</w:t>
            </w:r>
          </w:p>
        </w:tc>
        <w:tc>
          <w:tcPr>
            <w:tcW w:w="0" w:type="auto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0AF5B723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jc w:val="center"/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  <w:t>DAY 5</w:t>
            </w:r>
          </w:p>
        </w:tc>
        <w:tc>
          <w:tcPr>
            <w:tcW w:w="0" w:type="auto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2CC"/>
            <w:vAlign w:val="center"/>
            <w:hideMark/>
          </w:tcPr>
          <w:p w14:paraId="0F7F8219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jc w:val="center"/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sz w:val="18"/>
                <w:szCs w:val="18"/>
                <w:lang w:eastAsia="en-AU"/>
              </w:rPr>
              <w:t>SPRINT REVIEW</w:t>
            </w:r>
          </w:p>
        </w:tc>
      </w:tr>
      <w:tr w:rsidR="003A5403" w:rsidRPr="00A72D3B" w14:paraId="4411426C" w14:textId="77777777" w:rsidTr="003A5403">
        <w:trPr>
          <w:trHeight w:val="283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2FCADCD8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eastAsia="en-AU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eastAsia="en-AU"/>
              </w:rPr>
              <w:t>Isopod Player character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14870E22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1C35E2A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5A44F243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220EED2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31ABB6F9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239739D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7B92963D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419A97A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62B88DF3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5D2A8A8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</w:tr>
      <w:tr w:rsidR="003A5403" w:rsidRPr="00A72D3B" w14:paraId="14E88092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52DF9DB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Model Isopod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FD7317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D921D3D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Kaylee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9789A09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Complete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2B9FBE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4017BF8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7FDDBFE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0ED85B3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32F098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E8E6B2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8B14D2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3A5403" w:rsidRPr="00A72D3B" w14:paraId="151B2932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6992081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Animate Isopod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B80C8E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6A94B0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Kaylee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7AFE29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In Progress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195C581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9C6B43E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6FD61DA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19FABEE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593AB18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D178532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A5DA1F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3A5403" w:rsidRPr="00A72D3B" w14:paraId="6B06FF03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E0819F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Program Isopod Controls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7D7DD9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F5B9AD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Joel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84F95BA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Complete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02FCAD3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484DAB8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7C7850E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C485D7A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F36E0AB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755E7A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5A58C5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3A5403" w:rsidRPr="00A72D3B" w14:paraId="3A8E4A69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6720284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Control a line of isopods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ED72F22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038198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Joel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336F76E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In Progress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EBEE5B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C7F92E2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532B401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530644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C83D06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7E007AB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89300B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3A5403" w:rsidRPr="00A72D3B" w14:paraId="4BC8F0F9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FC97C53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Isopod Sound effects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FB388B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590CB64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Jose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ED79F5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Not Started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10952B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DB6ABC3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3E85904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3ABCDF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10A2D1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E709E74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17B8C7A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3A5403" w:rsidRPr="00A72D3B" w14:paraId="2C26DD44" w14:textId="77777777" w:rsidTr="003A5403">
        <w:trPr>
          <w:trHeight w:val="283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76D15353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eastAsia="en-AU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eastAsia="en-AU"/>
              </w:rPr>
              <w:t>Create a</w:t>
            </w:r>
            <w:r w:rsidRPr="00A72D3B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eastAsia="en-AU"/>
              </w:rPr>
              <w:t xml:space="preserve"> prehistoric world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5776934F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7AFE16C9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00BD1C1A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71EBC751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7D4A5F44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2935AE3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0B6926D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5C04863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349D999D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1D1AE744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</w:tr>
      <w:tr w:rsidR="003A5403" w:rsidRPr="00A72D3B" w14:paraId="52304C47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A035111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Create prehistoric level concepts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C49F17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BC01D9E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Jose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43D1E9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Complete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7CCAD0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215C0ED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7971B78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B05762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B9197E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B7DFA9A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B038C7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3A5403" w:rsidRPr="00A72D3B" w14:paraId="42FAAAF7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1EB2FAA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Design Levels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690478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813E2E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Jose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DF56761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In Progress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A8BC09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E683E38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027AA43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CBB7D7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FCA2A9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9D1625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0B74C6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3A5403" w:rsidRPr="00A72D3B" w14:paraId="17FA0D08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57D8B5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Design prehistoric creatures and dinosaurs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C5758A1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DEFF208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Jose, Kaylee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924D2B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Complete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4B42D44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F39566D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5B593CD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1F3F138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679D1B3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A6EB07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375C45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</w:tr>
      <w:tr w:rsidR="003A5403" w:rsidRPr="00A72D3B" w14:paraId="47271E67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ED2B40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Design prehistoric vegetation obstacles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452A09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0E734C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Jose, Kaylee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0E12039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In Progress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79DE15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EDA3D5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56F122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119731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861D17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BAC8E7A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5E2C18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3A5403" w:rsidRPr="00A72D3B" w14:paraId="01D4B582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2C61E6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Create mood boards for the look of the levels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58905B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4AE504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Kaylee, Jose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E4B3A4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Complete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707278E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8855F2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FA062F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700701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6DA346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C19E0F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7D7188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</w:tr>
      <w:tr w:rsidR="003A5403" w:rsidRPr="00A72D3B" w14:paraId="57EA4809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843F41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Create background elements featuring prehistoric elements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1F9366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0AA23C2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Kaylee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A2A7E6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In Progress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B3F0BDA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CB6A86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6664038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BBA79E9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BE3CA1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CCDBF03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C258EF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3A5403" w:rsidRPr="00A72D3B" w14:paraId="0D171DB9" w14:textId="77777777" w:rsidTr="003A5403">
        <w:trPr>
          <w:trHeight w:val="283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51DA64D9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eastAsia="en-AU"/>
              </w:rPr>
              <w:t>Predator can follow Isopod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425BC208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552F87A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1B739D82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3D6E528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4C60D7C3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3A42420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1AED1AB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152662C1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7CA7472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3861701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</w:p>
        </w:tc>
      </w:tr>
      <w:tr w:rsidR="003A5403" w:rsidRPr="00A72D3B" w14:paraId="57E69EBD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ADBE81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Predator overcoming obstacle - Under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164C3A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1B2C811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Joel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2B20B52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In Progress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36905C9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F0F9DF3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52B715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EA92F0A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B7E7132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CC9477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0C81BFD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3A5403" w:rsidRPr="00A72D3B" w14:paraId="2316CA6C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5648CBB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Predator overcoming obstacle - Over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D77B421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44639CB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Joel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523F87E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In Progress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000A1C9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34B75B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0EF8ADA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0AEAED4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875C87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9995C92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B811BD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3A5403" w:rsidRPr="00A72D3B" w14:paraId="4592C9EF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C6062A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Predator overcoming obstacle - Through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8B6980F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FF45209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Joel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AFC1444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In Progress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3A224E3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E6DC412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407DBCD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C882BA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EFF79E4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9F3D999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AEF9E2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3A5403" w:rsidRPr="00A72D3B" w14:paraId="5F534276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B599D28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Predator can catch an isopod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7EEDE6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1D5D05C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Joel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2A717D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In Progress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F4A5258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145DF80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09BE9C5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8641437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268602A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93E1176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D30AC6A" w14:textId="77777777" w:rsidR="003A5403" w:rsidRPr="00A72D3B" w:rsidRDefault="003A5403" w:rsidP="003A5403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3A5403" w:rsidRPr="00A72D3B" w14:paraId="45B146CB" w14:textId="77777777" w:rsidTr="003A5403">
        <w:trPr>
          <w:trHeight w:val="454"/>
        </w:trPr>
        <w:tc>
          <w:tcPr>
            <w:tcW w:w="396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18298E8C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  <w:t>TOTAL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0D4E56FF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116C28B7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7D62B12B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4E33C3C5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32EA2DDD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5CEE5432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3E20E4FF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0EFDD485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3ACEA98A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33F4F"/>
            <w:vAlign w:val="center"/>
            <w:hideMark/>
          </w:tcPr>
          <w:p w14:paraId="254AE7F4" w14:textId="77777777" w:rsidR="003A5403" w:rsidRPr="00A72D3B" w:rsidRDefault="003A5403" w:rsidP="003A5403">
            <w:pPr>
              <w:spacing w:after="0" w:line="240" w:lineRule="auto"/>
              <w:ind w:firstLineChars="100" w:firstLine="184"/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A72D3B">
              <w:rPr>
                <w:rFonts w:ascii="Century Gothic" w:eastAsia="Times New Roman" w:hAnsi="Century Gothic" w:cs="Calibri"/>
                <w:b/>
                <w:bCs/>
                <w:color w:val="FFFFFF"/>
                <w:sz w:val="18"/>
                <w:szCs w:val="18"/>
                <w:lang w:eastAsia="en-AU"/>
              </w:rPr>
              <w:t>2</w:t>
            </w:r>
          </w:p>
        </w:tc>
      </w:tr>
    </w:tbl>
    <w:p w14:paraId="14539530" w14:textId="77777777" w:rsidR="00C208CF" w:rsidRPr="00C208CF" w:rsidRDefault="00C208CF" w:rsidP="00C208CF"/>
    <w:p w14:paraId="3470886E" w14:textId="77777777" w:rsidR="001B593E" w:rsidRDefault="001B593E">
      <w:pPr>
        <w:rPr>
          <w:rFonts w:ascii="Calibri" w:hAnsi="Calibri" w:cs="Times New Roman"/>
          <w:b/>
          <w:bCs/>
          <w:sz w:val="26"/>
          <w:szCs w:val="26"/>
        </w:rPr>
      </w:pPr>
    </w:p>
    <w:p w14:paraId="240A4131" w14:textId="27D6CF8F" w:rsidR="00EB12A9" w:rsidRDefault="000B273B">
      <w:pPr>
        <w:rPr>
          <w:rFonts w:ascii="Calibri" w:hAnsi="Calibri" w:cs="Times New Roman"/>
          <w:b/>
          <w:bCs/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58240" behindDoc="0" locked="0" layoutInCell="1" allowOverlap="1" wp14:anchorId="3B0FFD2D" wp14:editId="08C5CE10">
            <wp:simplePos x="0" y="0"/>
            <wp:positionH relativeFrom="margin">
              <wp:align>right</wp:align>
            </wp:positionH>
            <wp:positionV relativeFrom="paragraph">
              <wp:posOffset>76664</wp:posOffset>
            </wp:positionV>
            <wp:extent cx="9544050" cy="3867150"/>
            <wp:effectExtent l="76200" t="76200" r="152400" b="152400"/>
            <wp:wrapSquare wrapText="bothSides"/>
            <wp:docPr id="9742310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50E615D-347E-6A4B-9F72-A2F24D7CFC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1DAE7" w14:textId="3508A60B" w:rsidR="00A72D3B" w:rsidRDefault="00A72D3B">
      <w:pPr>
        <w:rPr>
          <w:rFonts w:ascii="Calibri" w:hAnsi="Calibri" w:cs="Times New Roman"/>
          <w:b/>
          <w:bCs/>
          <w:sz w:val="26"/>
          <w:szCs w:val="26"/>
        </w:rPr>
      </w:pPr>
    </w:p>
    <w:p w14:paraId="1C1D446E" w14:textId="4CC24743" w:rsidR="00A72D3B" w:rsidRDefault="00A72D3B">
      <w:pPr>
        <w:rPr>
          <w:rFonts w:ascii="Calibri" w:hAnsi="Calibri" w:cs="Times New Roman"/>
          <w:b/>
          <w:bCs/>
          <w:sz w:val="26"/>
          <w:szCs w:val="26"/>
        </w:rPr>
        <w:sectPr w:rsidR="00A72D3B" w:rsidSect="009105E2">
          <w:pgSz w:w="16838" w:h="11906" w:orient="landscape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0030F5FD" w14:textId="7E426782" w:rsidR="00A31851" w:rsidRPr="00A72D3B" w:rsidRDefault="00A31851">
      <w:pPr>
        <w:rPr>
          <w:rFonts w:ascii="Calibri" w:hAnsi="Calibri" w:cs="Times New Roman"/>
          <w:b/>
          <w:bCs/>
          <w:sz w:val="26"/>
          <w:szCs w:val="26"/>
        </w:rPr>
      </w:pPr>
    </w:p>
    <w:p w14:paraId="05894CFB" w14:textId="6DB7FBAE" w:rsidR="00922F10" w:rsidRDefault="00A31851">
      <w:pPr>
        <w:rPr>
          <w:rFonts w:ascii="Calibri" w:hAnsi="Calibri" w:cs="Times New Roman"/>
          <w:bCs/>
          <w:sz w:val="26"/>
          <w:szCs w:val="26"/>
        </w:rPr>
      </w:pPr>
      <w:r>
        <w:rPr>
          <w:rFonts w:ascii="Calibri" w:hAnsi="Calibri" w:cs="Times New Roman"/>
          <w:bCs/>
          <w:sz w:val="26"/>
          <w:szCs w:val="26"/>
        </w:rPr>
        <w:t>Version Control</w:t>
      </w:r>
    </w:p>
    <w:p w14:paraId="14D48312" w14:textId="14CFB3EA" w:rsidR="00A31851" w:rsidRDefault="0064572D">
      <w:pPr>
        <w:rPr>
          <w:rFonts w:ascii="Calibri" w:hAnsi="Calibri" w:cs="Times New Roman"/>
          <w:bCs/>
          <w:sz w:val="26"/>
          <w:szCs w:val="26"/>
        </w:rPr>
      </w:pPr>
      <w:hyperlink r:id="rId15" w:history="1">
        <w:r w:rsidR="00257939" w:rsidRPr="003544E3">
          <w:rPr>
            <w:rStyle w:val="Hyperlink"/>
            <w:rFonts w:ascii="Calibri" w:hAnsi="Calibri" w:cs="Times New Roman"/>
            <w:bCs/>
            <w:sz w:val="26"/>
            <w:szCs w:val="26"/>
          </w:rPr>
          <w:t>https://github.com/JellyMartini/GDC100B-Assessment1.git</w:t>
        </w:r>
      </w:hyperlink>
    </w:p>
    <w:p w14:paraId="47153F99" w14:textId="071711F2" w:rsidR="00257939" w:rsidRDefault="00257939">
      <w:pPr>
        <w:rPr>
          <w:rFonts w:ascii="Calibri" w:hAnsi="Calibri" w:cs="Times New Roman"/>
          <w:bCs/>
          <w:sz w:val="26"/>
          <w:szCs w:val="26"/>
        </w:rPr>
      </w:pPr>
      <w:r>
        <w:rPr>
          <w:rFonts w:ascii="Calibri" w:hAnsi="Calibri" w:cs="Times New Roman"/>
          <w:bCs/>
          <w:sz w:val="26"/>
          <w:szCs w:val="26"/>
        </w:rPr>
        <w:t xml:space="preserve">has submodule </w:t>
      </w:r>
      <w:hyperlink r:id="rId16" w:history="1">
        <w:r w:rsidRPr="003544E3">
          <w:rPr>
            <w:rStyle w:val="Hyperlink"/>
            <w:rFonts w:ascii="Calibri" w:hAnsi="Calibri" w:cs="Times New Roman"/>
            <w:bCs/>
            <w:sz w:val="26"/>
            <w:szCs w:val="26"/>
          </w:rPr>
          <w:t>https://github.com/JellyMartini/GDC100B.git</w:t>
        </w:r>
      </w:hyperlink>
    </w:p>
    <w:p w14:paraId="781F1977" w14:textId="3D721528" w:rsidR="00891B56" w:rsidRDefault="00891B56">
      <w:pPr>
        <w:rPr>
          <w:rFonts w:ascii="Calibri" w:hAnsi="Calibri" w:cs="Times New Roman"/>
          <w:bCs/>
          <w:sz w:val="26"/>
          <w:szCs w:val="26"/>
        </w:rPr>
      </w:pPr>
    </w:p>
    <w:p w14:paraId="60EA34CA" w14:textId="6EA7732E" w:rsidR="00A43891" w:rsidRDefault="00A43891" w:rsidP="00A43891">
      <w:pPr>
        <w:pStyle w:val="Heading1"/>
      </w:pPr>
      <w:r>
        <w:t>Storage</w:t>
      </w:r>
    </w:p>
    <w:p w14:paraId="03E01CD9" w14:textId="7DD8CC29" w:rsidR="00DE7F67" w:rsidRPr="009C4345" w:rsidRDefault="001733F6" w:rsidP="001E0305">
      <w:pPr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t>As the project was conducted across multiple members and devices several d</w:t>
      </w:r>
      <w:r w:rsidR="00E35CAB">
        <w:rPr>
          <w:sz w:val="24"/>
          <w:szCs w:val="24"/>
        </w:rPr>
        <w:t xml:space="preserve">ocument sharing, </w:t>
      </w:r>
      <w:r w:rsidR="00815C47">
        <w:rPr>
          <w:sz w:val="24"/>
          <w:szCs w:val="24"/>
        </w:rPr>
        <w:t>storage</w:t>
      </w:r>
      <w:r w:rsidR="00946D4C">
        <w:rPr>
          <w:sz w:val="24"/>
          <w:szCs w:val="24"/>
        </w:rPr>
        <w:t xml:space="preserve">, and </w:t>
      </w:r>
      <w:r w:rsidR="00B923B7">
        <w:rPr>
          <w:sz w:val="24"/>
          <w:szCs w:val="24"/>
        </w:rPr>
        <w:t xml:space="preserve">safeguard techniques were used throughout the </w:t>
      </w:r>
      <w:r w:rsidR="00986515">
        <w:rPr>
          <w:sz w:val="24"/>
          <w:szCs w:val="24"/>
        </w:rPr>
        <w:t>process.</w:t>
      </w:r>
      <w:r w:rsidR="00DE358C">
        <w:rPr>
          <w:sz w:val="24"/>
          <w:szCs w:val="24"/>
        </w:rPr>
        <w:t xml:space="preserve"> The team primarily used OneDrive</w:t>
      </w:r>
      <w:r w:rsidR="000639F8">
        <w:rPr>
          <w:sz w:val="24"/>
          <w:szCs w:val="24"/>
        </w:rPr>
        <w:t xml:space="preserve"> as </w:t>
      </w:r>
      <w:r w:rsidR="00EB3C23">
        <w:rPr>
          <w:sz w:val="24"/>
          <w:szCs w:val="24"/>
        </w:rPr>
        <w:t>an effective way to collaborate, share, and store</w:t>
      </w:r>
      <w:r w:rsidR="00E64CB4">
        <w:rPr>
          <w:sz w:val="24"/>
          <w:szCs w:val="24"/>
        </w:rPr>
        <w:t xml:space="preserve"> files for </w:t>
      </w:r>
      <w:r w:rsidR="009055FD">
        <w:rPr>
          <w:sz w:val="24"/>
          <w:szCs w:val="24"/>
        </w:rPr>
        <w:t>team-wide access</w:t>
      </w:r>
      <w:r w:rsidR="00D8415C">
        <w:rPr>
          <w:sz w:val="24"/>
          <w:szCs w:val="24"/>
        </w:rPr>
        <w:t xml:space="preserve">. This enabled real-time </w:t>
      </w:r>
      <w:r w:rsidR="00EE61DC">
        <w:rPr>
          <w:sz w:val="24"/>
          <w:szCs w:val="24"/>
        </w:rPr>
        <w:t xml:space="preserve">distribution of </w:t>
      </w:r>
      <w:r w:rsidR="00C52664">
        <w:rPr>
          <w:sz w:val="24"/>
          <w:szCs w:val="24"/>
        </w:rPr>
        <w:t xml:space="preserve">the </w:t>
      </w:r>
      <w:r w:rsidR="002947CA">
        <w:rPr>
          <w:sz w:val="24"/>
          <w:szCs w:val="24"/>
        </w:rPr>
        <w:t>latest files across members</w:t>
      </w:r>
      <w:r>
        <w:rPr>
          <w:sz w:val="24"/>
          <w:szCs w:val="24"/>
        </w:rPr>
        <w:t xml:space="preserve"> and devices.</w:t>
      </w:r>
      <w:r w:rsidR="00D10D21">
        <w:rPr>
          <w:sz w:val="24"/>
          <w:szCs w:val="24"/>
        </w:rPr>
        <w:t xml:space="preserve"> Furthermore, </w:t>
      </w:r>
      <w:r w:rsidR="002D575B">
        <w:rPr>
          <w:sz w:val="24"/>
          <w:szCs w:val="24"/>
        </w:rPr>
        <w:t xml:space="preserve">in-case of </w:t>
      </w:r>
      <w:r w:rsidR="00AD0756">
        <w:rPr>
          <w:sz w:val="24"/>
          <w:szCs w:val="24"/>
        </w:rPr>
        <w:t>potential data loss</w:t>
      </w:r>
      <w:r w:rsidR="0061362F">
        <w:rPr>
          <w:sz w:val="24"/>
          <w:szCs w:val="24"/>
        </w:rPr>
        <w:t>,</w:t>
      </w:r>
      <w:r w:rsidR="00475EBC">
        <w:rPr>
          <w:sz w:val="24"/>
          <w:szCs w:val="24"/>
        </w:rPr>
        <w:t xml:space="preserve"> an online repository</w:t>
      </w:r>
      <w:r w:rsidR="00B90D32">
        <w:rPr>
          <w:sz w:val="24"/>
          <w:szCs w:val="24"/>
        </w:rPr>
        <w:t xml:space="preserve"> featuring version control backups </w:t>
      </w:r>
      <w:r w:rsidR="0061362F">
        <w:rPr>
          <w:sz w:val="24"/>
          <w:szCs w:val="24"/>
        </w:rPr>
        <w:t xml:space="preserve">was utilised to minimise </w:t>
      </w:r>
      <w:r w:rsidR="00D705F1">
        <w:rPr>
          <w:sz w:val="24"/>
          <w:szCs w:val="24"/>
        </w:rPr>
        <w:t xml:space="preserve">any </w:t>
      </w:r>
      <w:r w:rsidR="003E5094">
        <w:rPr>
          <w:sz w:val="24"/>
          <w:szCs w:val="24"/>
        </w:rPr>
        <w:t xml:space="preserve">compromises in data. This approach was complemented by additional backups stored on </w:t>
      </w:r>
      <w:r w:rsidR="009E7A29">
        <w:rPr>
          <w:sz w:val="24"/>
          <w:szCs w:val="24"/>
        </w:rPr>
        <w:t xml:space="preserve">multiple </w:t>
      </w:r>
      <w:r w:rsidR="003E5094">
        <w:rPr>
          <w:sz w:val="24"/>
          <w:szCs w:val="24"/>
        </w:rPr>
        <w:t>local devices</w:t>
      </w:r>
      <w:r w:rsidR="0051769D">
        <w:rPr>
          <w:sz w:val="24"/>
          <w:szCs w:val="24"/>
        </w:rPr>
        <w:t xml:space="preserve"> at separate locations</w:t>
      </w:r>
      <w:r w:rsidR="001216B4">
        <w:rPr>
          <w:sz w:val="24"/>
          <w:szCs w:val="24"/>
        </w:rPr>
        <w:t xml:space="preserve"> – home or school devices</w:t>
      </w:r>
      <w:r w:rsidR="009E7A29">
        <w:rPr>
          <w:sz w:val="24"/>
          <w:szCs w:val="24"/>
        </w:rPr>
        <w:t xml:space="preserve">. </w:t>
      </w:r>
      <w:r w:rsidR="001216B4">
        <w:rPr>
          <w:sz w:val="24"/>
          <w:szCs w:val="24"/>
        </w:rPr>
        <w:t>T</w:t>
      </w:r>
      <w:r w:rsidR="009E7A29">
        <w:rPr>
          <w:sz w:val="24"/>
          <w:szCs w:val="24"/>
        </w:rPr>
        <w:t xml:space="preserve">his multi-faceted approach to </w:t>
      </w:r>
      <w:r w:rsidR="00D95311">
        <w:rPr>
          <w:sz w:val="24"/>
          <w:szCs w:val="24"/>
        </w:rPr>
        <w:t xml:space="preserve">storing </w:t>
      </w:r>
      <w:r w:rsidR="009E093B">
        <w:rPr>
          <w:sz w:val="24"/>
          <w:szCs w:val="24"/>
        </w:rPr>
        <w:t xml:space="preserve">data </w:t>
      </w:r>
      <w:r w:rsidR="00DF7012">
        <w:rPr>
          <w:sz w:val="24"/>
          <w:szCs w:val="24"/>
        </w:rPr>
        <w:t xml:space="preserve">enabled smooth operations that </w:t>
      </w:r>
      <w:r w:rsidR="00A87ACA">
        <w:rPr>
          <w:sz w:val="24"/>
          <w:szCs w:val="24"/>
        </w:rPr>
        <w:t xml:space="preserve">provided </w:t>
      </w:r>
      <w:r w:rsidR="0045422C">
        <w:rPr>
          <w:sz w:val="24"/>
          <w:szCs w:val="24"/>
        </w:rPr>
        <w:t xml:space="preserve">reliable </w:t>
      </w:r>
      <w:r w:rsidR="00463D5B">
        <w:rPr>
          <w:sz w:val="24"/>
          <w:szCs w:val="24"/>
        </w:rPr>
        <w:t xml:space="preserve">file </w:t>
      </w:r>
      <w:r w:rsidR="00DF7012">
        <w:rPr>
          <w:sz w:val="24"/>
          <w:szCs w:val="24"/>
        </w:rPr>
        <w:t xml:space="preserve">availability </w:t>
      </w:r>
      <w:r w:rsidR="0051769D">
        <w:rPr>
          <w:sz w:val="24"/>
          <w:szCs w:val="24"/>
        </w:rPr>
        <w:t>in varied scenarios</w:t>
      </w:r>
      <w:r w:rsidR="005C7807">
        <w:rPr>
          <w:sz w:val="24"/>
          <w:szCs w:val="24"/>
        </w:rPr>
        <w:t>.</w:t>
      </w:r>
    </w:p>
    <w:sectPr w:rsidR="00DE7F67" w:rsidRPr="009C4345" w:rsidSect="00A72D3B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0F4326" w14:textId="77777777" w:rsidR="00BF1D79" w:rsidRDefault="00BF1D79" w:rsidP="0008006C">
      <w:pPr>
        <w:spacing w:after="0" w:line="240" w:lineRule="auto"/>
      </w:pPr>
      <w:r>
        <w:separator/>
      </w:r>
    </w:p>
  </w:endnote>
  <w:endnote w:type="continuationSeparator" w:id="0">
    <w:p w14:paraId="1BC87C2D" w14:textId="77777777" w:rsidR="00BF1D79" w:rsidRDefault="00BF1D79" w:rsidP="0008006C">
      <w:pPr>
        <w:spacing w:after="0" w:line="240" w:lineRule="auto"/>
      </w:pPr>
      <w:r>
        <w:continuationSeparator/>
      </w:r>
    </w:p>
  </w:endnote>
  <w:endnote w:type="continuationNotice" w:id="1">
    <w:p w14:paraId="2CCF6FA0" w14:textId="77777777" w:rsidR="00BF1D79" w:rsidRDefault="00BF1D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 Gothic MT">
    <w:panose1 w:val="020B0503020103020203"/>
    <w:charset w:val="00"/>
    <w:family w:val="swiss"/>
    <w:pitch w:val="variable"/>
    <w:sig w:usb0="00000003" w:usb1="00000000" w:usb2="00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36362" w14:textId="4AFCDCF5" w:rsidR="0008006C" w:rsidRPr="00FC3E3D" w:rsidRDefault="00FC3E3D" w:rsidP="00FC3E3D">
    <w:pPr>
      <w:tabs>
        <w:tab w:val="center" w:pos="4536"/>
        <w:tab w:val="right" w:pos="9026"/>
      </w:tabs>
      <w:spacing w:after="0" w:line="480" w:lineRule="auto"/>
      <w:ind w:right="-46"/>
      <w:jc w:val="both"/>
      <w:rPr>
        <w:rFonts w:ascii="Aptos" w:eastAsia="Aptos" w:hAnsi="Aptos" w:cs="Arial"/>
        <w:kern w:val="2"/>
        <w:sz w:val="24"/>
        <w:szCs w:val="24"/>
        <w14:ligatures w14:val="standardContextual"/>
      </w:rPr>
    </w:pPr>
    <w:r w:rsidRPr="00FC3E3D">
      <w:rPr>
        <w:rFonts w:ascii="Aptos" w:eastAsia="Aptos" w:hAnsi="Aptos" w:cs="Arial"/>
        <w:kern w:val="2"/>
        <w:sz w:val="24"/>
        <w:szCs w:val="24"/>
        <w14:ligatures w14:val="standardContextual"/>
      </w:rPr>
      <w:t>v1.</w:t>
    </w:r>
    <w:r>
      <w:rPr>
        <w:rFonts w:ascii="Aptos" w:eastAsia="Aptos" w:hAnsi="Aptos" w:cs="Arial"/>
        <w:kern w:val="2"/>
        <w:sz w:val="24"/>
        <w:szCs w:val="24"/>
        <w14:ligatures w14:val="standardContextual"/>
      </w:rPr>
      <w:t>3</w:t>
    </w:r>
    <w:r w:rsidRPr="00FC3E3D">
      <w:rPr>
        <w:rFonts w:ascii="Aptos" w:eastAsia="Aptos" w:hAnsi="Aptos" w:cs="Arial"/>
        <w:kern w:val="2"/>
        <w:sz w:val="24"/>
        <w:szCs w:val="24"/>
        <w14:ligatures w14:val="standardContextual"/>
      </w:rPr>
      <w:tab/>
    </w:r>
    <w:r w:rsidRPr="00FC3E3D">
      <w:rPr>
        <w:rFonts w:ascii="Aptos" w:eastAsia="Aptos" w:hAnsi="Aptos" w:cs="Arial"/>
        <w:kern w:val="2"/>
        <w:sz w:val="24"/>
        <w:szCs w:val="24"/>
        <w14:ligatures w14:val="standardContextual"/>
      </w:rPr>
      <w:tab/>
    </w:r>
    <w:sdt>
      <w:sdtPr>
        <w:rPr>
          <w:rFonts w:ascii="Aptos" w:eastAsia="Aptos" w:hAnsi="Aptos" w:cs="Arial"/>
          <w:kern w:val="2"/>
          <w:sz w:val="24"/>
          <w:szCs w:val="24"/>
          <w14:ligatures w14:val="standardContextual"/>
        </w:rPr>
        <w:id w:val="-1797056203"/>
        <w:docPartObj>
          <w:docPartGallery w:val="Page Numbers (Bottom of Page)"/>
          <w:docPartUnique/>
        </w:docPartObj>
      </w:sdtPr>
      <w:sdtEndPr/>
      <w:sdtContent>
        <w:r w:rsidRPr="00FC3E3D">
          <w:rPr>
            <w:rFonts w:ascii="Aptos" w:eastAsia="Aptos" w:hAnsi="Aptos" w:cs="Arial"/>
            <w:kern w:val="2"/>
            <w:sz w:val="24"/>
            <w:szCs w:val="24"/>
            <w14:ligatures w14:val="standardContextual"/>
          </w:rPr>
          <w:fldChar w:fldCharType="begin"/>
        </w:r>
        <w:r w:rsidRPr="00FC3E3D">
          <w:rPr>
            <w:rFonts w:ascii="Aptos" w:eastAsia="Aptos" w:hAnsi="Aptos" w:cs="Arial"/>
            <w:kern w:val="2"/>
            <w:sz w:val="24"/>
            <w:szCs w:val="24"/>
            <w14:ligatures w14:val="standardContextual"/>
          </w:rPr>
          <w:instrText xml:space="preserve"> PAGE </w:instrText>
        </w:r>
        <w:r w:rsidRPr="00FC3E3D">
          <w:rPr>
            <w:rFonts w:ascii="Aptos" w:eastAsia="Aptos" w:hAnsi="Aptos" w:cs="Arial"/>
            <w:kern w:val="2"/>
            <w:sz w:val="24"/>
            <w:szCs w:val="24"/>
            <w14:ligatures w14:val="standardContextual"/>
          </w:rPr>
          <w:fldChar w:fldCharType="separate"/>
        </w:r>
        <w:r w:rsidRPr="00FC3E3D">
          <w:rPr>
            <w:rFonts w:ascii="Aptos" w:eastAsia="Aptos" w:hAnsi="Aptos" w:cs="Arial"/>
            <w:kern w:val="2"/>
            <w:sz w:val="24"/>
            <w:szCs w:val="24"/>
            <w14:ligatures w14:val="standardContextual"/>
          </w:rPr>
          <w:t>7</w:t>
        </w:r>
        <w:r w:rsidRPr="00FC3E3D">
          <w:rPr>
            <w:rFonts w:ascii="Aptos" w:eastAsia="Aptos" w:hAnsi="Aptos" w:cs="Arial"/>
            <w:kern w:val="2"/>
            <w:sz w:val="24"/>
            <w:szCs w:val="24"/>
            <w14:ligatures w14:val="standardContextual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8E6A54" w14:textId="77777777" w:rsidR="0008006C" w:rsidRPr="003A5403" w:rsidRDefault="0008006C" w:rsidP="003A5403">
    <w:pPr>
      <w:tabs>
        <w:tab w:val="center" w:pos="4536"/>
        <w:tab w:val="right" w:pos="9026"/>
      </w:tabs>
      <w:spacing w:after="0" w:line="480" w:lineRule="auto"/>
      <w:ind w:right="-46"/>
      <w:jc w:val="both"/>
      <w:rPr>
        <w:rFonts w:ascii="Aptos" w:eastAsia="Aptos" w:hAnsi="Aptos" w:cs="Arial"/>
        <w:kern w:val="2"/>
        <w:sz w:val="24"/>
        <w:szCs w:val="24"/>
        <w14:ligatures w14:val="standardContextu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61DFEA" w14:textId="77777777" w:rsidR="00BF1D79" w:rsidRDefault="00BF1D79" w:rsidP="0008006C">
      <w:pPr>
        <w:spacing w:after="0" w:line="240" w:lineRule="auto"/>
      </w:pPr>
      <w:r>
        <w:separator/>
      </w:r>
    </w:p>
  </w:footnote>
  <w:footnote w:type="continuationSeparator" w:id="0">
    <w:p w14:paraId="220EB80B" w14:textId="77777777" w:rsidR="00BF1D79" w:rsidRDefault="00BF1D79" w:rsidP="0008006C">
      <w:pPr>
        <w:spacing w:after="0" w:line="240" w:lineRule="auto"/>
      </w:pPr>
      <w:r>
        <w:continuationSeparator/>
      </w:r>
    </w:p>
  </w:footnote>
  <w:footnote w:type="continuationNotice" w:id="1">
    <w:p w14:paraId="7464BB74" w14:textId="77777777" w:rsidR="00BF1D79" w:rsidRDefault="00BF1D7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F51484"/>
    <w:multiLevelType w:val="hybridMultilevel"/>
    <w:tmpl w:val="86B8C2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F7CC2"/>
    <w:multiLevelType w:val="hybridMultilevel"/>
    <w:tmpl w:val="DF4AA3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80667"/>
    <w:multiLevelType w:val="hybridMultilevel"/>
    <w:tmpl w:val="B59808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53A3C"/>
    <w:multiLevelType w:val="hybridMultilevel"/>
    <w:tmpl w:val="B37891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4B0E4B"/>
    <w:multiLevelType w:val="hybridMultilevel"/>
    <w:tmpl w:val="F3D26E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D873B6"/>
    <w:multiLevelType w:val="hybridMultilevel"/>
    <w:tmpl w:val="2188D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EA2054"/>
    <w:multiLevelType w:val="hybridMultilevel"/>
    <w:tmpl w:val="C6CAB2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8497906">
    <w:abstractNumId w:val="5"/>
  </w:num>
  <w:num w:numId="2" w16cid:durableId="1965233610">
    <w:abstractNumId w:val="0"/>
  </w:num>
  <w:num w:numId="3" w16cid:durableId="660549198">
    <w:abstractNumId w:val="2"/>
  </w:num>
  <w:num w:numId="4" w16cid:durableId="1063067457">
    <w:abstractNumId w:val="3"/>
  </w:num>
  <w:num w:numId="5" w16cid:durableId="1696612605">
    <w:abstractNumId w:val="6"/>
  </w:num>
  <w:num w:numId="6" w16cid:durableId="1623923100">
    <w:abstractNumId w:val="1"/>
  </w:num>
  <w:num w:numId="7" w16cid:durableId="10633332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2BD"/>
    <w:rsid w:val="000038F6"/>
    <w:rsid w:val="00006EBB"/>
    <w:rsid w:val="000110DC"/>
    <w:rsid w:val="00017DEB"/>
    <w:rsid w:val="00021C90"/>
    <w:rsid w:val="00024C2E"/>
    <w:rsid w:val="00025735"/>
    <w:rsid w:val="00025C63"/>
    <w:rsid w:val="0003616B"/>
    <w:rsid w:val="000416C1"/>
    <w:rsid w:val="00051072"/>
    <w:rsid w:val="00061048"/>
    <w:rsid w:val="00062764"/>
    <w:rsid w:val="000639F8"/>
    <w:rsid w:val="00066B7C"/>
    <w:rsid w:val="0006784A"/>
    <w:rsid w:val="000749AA"/>
    <w:rsid w:val="00075B25"/>
    <w:rsid w:val="0008006C"/>
    <w:rsid w:val="0008088F"/>
    <w:rsid w:val="00080B89"/>
    <w:rsid w:val="0008100B"/>
    <w:rsid w:val="0008151C"/>
    <w:rsid w:val="000826D8"/>
    <w:rsid w:val="00086F3E"/>
    <w:rsid w:val="00091DC7"/>
    <w:rsid w:val="00094133"/>
    <w:rsid w:val="00096422"/>
    <w:rsid w:val="000A3BD7"/>
    <w:rsid w:val="000A6D02"/>
    <w:rsid w:val="000A7141"/>
    <w:rsid w:val="000B09F5"/>
    <w:rsid w:val="000B273B"/>
    <w:rsid w:val="000C070D"/>
    <w:rsid w:val="000C435D"/>
    <w:rsid w:val="000D59D8"/>
    <w:rsid w:val="000D737F"/>
    <w:rsid w:val="000E3F16"/>
    <w:rsid w:val="000E49E7"/>
    <w:rsid w:val="000E51A0"/>
    <w:rsid w:val="000E7FAF"/>
    <w:rsid w:val="000F1CF0"/>
    <w:rsid w:val="000F7A98"/>
    <w:rsid w:val="000F7B6D"/>
    <w:rsid w:val="001005FC"/>
    <w:rsid w:val="00116763"/>
    <w:rsid w:val="001216B4"/>
    <w:rsid w:val="001231CD"/>
    <w:rsid w:val="00126556"/>
    <w:rsid w:val="00126D89"/>
    <w:rsid w:val="00134549"/>
    <w:rsid w:val="001421DC"/>
    <w:rsid w:val="00146908"/>
    <w:rsid w:val="0015275A"/>
    <w:rsid w:val="001541F2"/>
    <w:rsid w:val="00154509"/>
    <w:rsid w:val="00156D9A"/>
    <w:rsid w:val="00160408"/>
    <w:rsid w:val="0016595A"/>
    <w:rsid w:val="001733F6"/>
    <w:rsid w:val="00173546"/>
    <w:rsid w:val="00176B6A"/>
    <w:rsid w:val="00190222"/>
    <w:rsid w:val="00194EA6"/>
    <w:rsid w:val="00196FDC"/>
    <w:rsid w:val="001A2A82"/>
    <w:rsid w:val="001A34A5"/>
    <w:rsid w:val="001A6CDA"/>
    <w:rsid w:val="001B593E"/>
    <w:rsid w:val="001C03AC"/>
    <w:rsid w:val="001C2DD1"/>
    <w:rsid w:val="001C2EA1"/>
    <w:rsid w:val="001C32EC"/>
    <w:rsid w:val="001E0305"/>
    <w:rsid w:val="001E2685"/>
    <w:rsid w:val="001F6926"/>
    <w:rsid w:val="00212542"/>
    <w:rsid w:val="0021257D"/>
    <w:rsid w:val="00214331"/>
    <w:rsid w:val="00214B84"/>
    <w:rsid w:val="002207C0"/>
    <w:rsid w:val="00227618"/>
    <w:rsid w:val="00237D30"/>
    <w:rsid w:val="00245445"/>
    <w:rsid w:val="00252423"/>
    <w:rsid w:val="0025498C"/>
    <w:rsid w:val="0025627C"/>
    <w:rsid w:val="00257939"/>
    <w:rsid w:val="0026446D"/>
    <w:rsid w:val="00264B89"/>
    <w:rsid w:val="00272A13"/>
    <w:rsid w:val="002819B8"/>
    <w:rsid w:val="002864E2"/>
    <w:rsid w:val="00286E9A"/>
    <w:rsid w:val="00292D54"/>
    <w:rsid w:val="002947CA"/>
    <w:rsid w:val="00296AAF"/>
    <w:rsid w:val="00297C4D"/>
    <w:rsid w:val="002A6135"/>
    <w:rsid w:val="002B3004"/>
    <w:rsid w:val="002C39D2"/>
    <w:rsid w:val="002C5C5C"/>
    <w:rsid w:val="002D4AAB"/>
    <w:rsid w:val="002D575B"/>
    <w:rsid w:val="002D57DB"/>
    <w:rsid w:val="002E0E1C"/>
    <w:rsid w:val="002E7CA6"/>
    <w:rsid w:val="002F6E39"/>
    <w:rsid w:val="00307A3B"/>
    <w:rsid w:val="003123BE"/>
    <w:rsid w:val="00313730"/>
    <w:rsid w:val="00314DCC"/>
    <w:rsid w:val="003172F7"/>
    <w:rsid w:val="00324099"/>
    <w:rsid w:val="00325544"/>
    <w:rsid w:val="0033130E"/>
    <w:rsid w:val="0034229D"/>
    <w:rsid w:val="00342806"/>
    <w:rsid w:val="00343D7E"/>
    <w:rsid w:val="003532C8"/>
    <w:rsid w:val="00360C82"/>
    <w:rsid w:val="0036216D"/>
    <w:rsid w:val="0036628C"/>
    <w:rsid w:val="00366BC4"/>
    <w:rsid w:val="0036726E"/>
    <w:rsid w:val="003720AB"/>
    <w:rsid w:val="00377F23"/>
    <w:rsid w:val="00380156"/>
    <w:rsid w:val="00381811"/>
    <w:rsid w:val="00386B7C"/>
    <w:rsid w:val="0038786B"/>
    <w:rsid w:val="003912F6"/>
    <w:rsid w:val="00394362"/>
    <w:rsid w:val="00395F80"/>
    <w:rsid w:val="00397850"/>
    <w:rsid w:val="003A1305"/>
    <w:rsid w:val="003A1FC3"/>
    <w:rsid w:val="003A34B5"/>
    <w:rsid w:val="003A5198"/>
    <w:rsid w:val="003A5403"/>
    <w:rsid w:val="003A6C09"/>
    <w:rsid w:val="003B33F1"/>
    <w:rsid w:val="003B44F6"/>
    <w:rsid w:val="003B4A53"/>
    <w:rsid w:val="003C336A"/>
    <w:rsid w:val="003C3B65"/>
    <w:rsid w:val="003D0D38"/>
    <w:rsid w:val="003D1054"/>
    <w:rsid w:val="003D143A"/>
    <w:rsid w:val="003E160A"/>
    <w:rsid w:val="003E5094"/>
    <w:rsid w:val="003E6771"/>
    <w:rsid w:val="003E6ED9"/>
    <w:rsid w:val="003F0709"/>
    <w:rsid w:val="003F3EDC"/>
    <w:rsid w:val="003F4843"/>
    <w:rsid w:val="003F6DA1"/>
    <w:rsid w:val="00404192"/>
    <w:rsid w:val="00406E81"/>
    <w:rsid w:val="00411A91"/>
    <w:rsid w:val="00413258"/>
    <w:rsid w:val="0041520B"/>
    <w:rsid w:val="004342BD"/>
    <w:rsid w:val="00436853"/>
    <w:rsid w:val="00441A8C"/>
    <w:rsid w:val="004450A2"/>
    <w:rsid w:val="00453C79"/>
    <w:rsid w:val="00453F5F"/>
    <w:rsid w:val="0045422C"/>
    <w:rsid w:val="004544D2"/>
    <w:rsid w:val="004545A0"/>
    <w:rsid w:val="0045498B"/>
    <w:rsid w:val="0045618D"/>
    <w:rsid w:val="00456B02"/>
    <w:rsid w:val="004615D0"/>
    <w:rsid w:val="00463D5B"/>
    <w:rsid w:val="00464AE9"/>
    <w:rsid w:val="00466E56"/>
    <w:rsid w:val="00475EBC"/>
    <w:rsid w:val="00477744"/>
    <w:rsid w:val="0048608B"/>
    <w:rsid w:val="004931A6"/>
    <w:rsid w:val="00493D34"/>
    <w:rsid w:val="004A39C1"/>
    <w:rsid w:val="004A5625"/>
    <w:rsid w:val="004A5995"/>
    <w:rsid w:val="004B0D81"/>
    <w:rsid w:val="004C03FF"/>
    <w:rsid w:val="004C1728"/>
    <w:rsid w:val="004C2D9D"/>
    <w:rsid w:val="004D452F"/>
    <w:rsid w:val="004D4D6A"/>
    <w:rsid w:val="004D7411"/>
    <w:rsid w:val="004F1F9A"/>
    <w:rsid w:val="004F27D7"/>
    <w:rsid w:val="004F4CF4"/>
    <w:rsid w:val="0050046F"/>
    <w:rsid w:val="005013FF"/>
    <w:rsid w:val="00502067"/>
    <w:rsid w:val="005020DB"/>
    <w:rsid w:val="0050374A"/>
    <w:rsid w:val="00503EC4"/>
    <w:rsid w:val="0051769D"/>
    <w:rsid w:val="005264D1"/>
    <w:rsid w:val="0052733C"/>
    <w:rsid w:val="00530BCA"/>
    <w:rsid w:val="00532EC7"/>
    <w:rsid w:val="00533967"/>
    <w:rsid w:val="00540B36"/>
    <w:rsid w:val="00542258"/>
    <w:rsid w:val="0055356D"/>
    <w:rsid w:val="00555AE6"/>
    <w:rsid w:val="00561488"/>
    <w:rsid w:val="005646B4"/>
    <w:rsid w:val="00576912"/>
    <w:rsid w:val="005775AB"/>
    <w:rsid w:val="005867FE"/>
    <w:rsid w:val="00591363"/>
    <w:rsid w:val="005917FA"/>
    <w:rsid w:val="005A29DD"/>
    <w:rsid w:val="005B2225"/>
    <w:rsid w:val="005B3754"/>
    <w:rsid w:val="005B5C0B"/>
    <w:rsid w:val="005C4418"/>
    <w:rsid w:val="005C5FA3"/>
    <w:rsid w:val="005C7807"/>
    <w:rsid w:val="005D084D"/>
    <w:rsid w:val="005D7352"/>
    <w:rsid w:val="005D7414"/>
    <w:rsid w:val="005E3B68"/>
    <w:rsid w:val="005E44CF"/>
    <w:rsid w:val="005F0992"/>
    <w:rsid w:val="005F1707"/>
    <w:rsid w:val="005F3E2F"/>
    <w:rsid w:val="005F5F33"/>
    <w:rsid w:val="005F7004"/>
    <w:rsid w:val="005F7BB5"/>
    <w:rsid w:val="00605213"/>
    <w:rsid w:val="0061362F"/>
    <w:rsid w:val="00613BFD"/>
    <w:rsid w:val="006210C6"/>
    <w:rsid w:val="0062252D"/>
    <w:rsid w:val="00633D4E"/>
    <w:rsid w:val="0064572D"/>
    <w:rsid w:val="006476FF"/>
    <w:rsid w:val="00656ECA"/>
    <w:rsid w:val="006635AD"/>
    <w:rsid w:val="006637CB"/>
    <w:rsid w:val="00682DDA"/>
    <w:rsid w:val="00686F91"/>
    <w:rsid w:val="006B05CE"/>
    <w:rsid w:val="006B2D17"/>
    <w:rsid w:val="006B3137"/>
    <w:rsid w:val="006B6BAD"/>
    <w:rsid w:val="006D09CA"/>
    <w:rsid w:val="006D22EA"/>
    <w:rsid w:val="006D3803"/>
    <w:rsid w:val="006D6528"/>
    <w:rsid w:val="006D7079"/>
    <w:rsid w:val="006D73AB"/>
    <w:rsid w:val="006E6607"/>
    <w:rsid w:val="006E7E8A"/>
    <w:rsid w:val="006F14E2"/>
    <w:rsid w:val="006F3130"/>
    <w:rsid w:val="006F35C8"/>
    <w:rsid w:val="00701CFF"/>
    <w:rsid w:val="0070235B"/>
    <w:rsid w:val="007143D2"/>
    <w:rsid w:val="00715907"/>
    <w:rsid w:val="00716978"/>
    <w:rsid w:val="00722E71"/>
    <w:rsid w:val="00725427"/>
    <w:rsid w:val="00733572"/>
    <w:rsid w:val="007350FE"/>
    <w:rsid w:val="00736772"/>
    <w:rsid w:val="00737BAD"/>
    <w:rsid w:val="00740FAF"/>
    <w:rsid w:val="00741C99"/>
    <w:rsid w:val="007520C4"/>
    <w:rsid w:val="00755F38"/>
    <w:rsid w:val="00772C58"/>
    <w:rsid w:val="007754BC"/>
    <w:rsid w:val="00777B38"/>
    <w:rsid w:val="00783D53"/>
    <w:rsid w:val="007847C0"/>
    <w:rsid w:val="007852E1"/>
    <w:rsid w:val="0078699F"/>
    <w:rsid w:val="00790A92"/>
    <w:rsid w:val="00791470"/>
    <w:rsid w:val="0079173D"/>
    <w:rsid w:val="00796387"/>
    <w:rsid w:val="007A2115"/>
    <w:rsid w:val="007A333F"/>
    <w:rsid w:val="007A5DD6"/>
    <w:rsid w:val="007A6F8A"/>
    <w:rsid w:val="007B0D5C"/>
    <w:rsid w:val="007B4D92"/>
    <w:rsid w:val="007C02B1"/>
    <w:rsid w:val="007C26FF"/>
    <w:rsid w:val="007D335A"/>
    <w:rsid w:val="007D5141"/>
    <w:rsid w:val="007E4ADE"/>
    <w:rsid w:val="007F7D7F"/>
    <w:rsid w:val="00800953"/>
    <w:rsid w:val="00805DA0"/>
    <w:rsid w:val="00806E44"/>
    <w:rsid w:val="00815C47"/>
    <w:rsid w:val="008163D1"/>
    <w:rsid w:val="00821B18"/>
    <w:rsid w:val="0082383A"/>
    <w:rsid w:val="00836F55"/>
    <w:rsid w:val="008418CB"/>
    <w:rsid w:val="008432BE"/>
    <w:rsid w:val="00843B58"/>
    <w:rsid w:val="00844D3E"/>
    <w:rsid w:val="008562D3"/>
    <w:rsid w:val="0086749A"/>
    <w:rsid w:val="00875630"/>
    <w:rsid w:val="00877180"/>
    <w:rsid w:val="00891B56"/>
    <w:rsid w:val="008A10AF"/>
    <w:rsid w:val="008A134E"/>
    <w:rsid w:val="008A1B44"/>
    <w:rsid w:val="008A4668"/>
    <w:rsid w:val="008B7863"/>
    <w:rsid w:val="008C0865"/>
    <w:rsid w:val="008C6F6F"/>
    <w:rsid w:val="008D45E4"/>
    <w:rsid w:val="008D5058"/>
    <w:rsid w:val="008D533E"/>
    <w:rsid w:val="008D75F8"/>
    <w:rsid w:val="008E1B3E"/>
    <w:rsid w:val="008E4E0D"/>
    <w:rsid w:val="008E6675"/>
    <w:rsid w:val="008F1F46"/>
    <w:rsid w:val="008F386C"/>
    <w:rsid w:val="008F5377"/>
    <w:rsid w:val="0090043B"/>
    <w:rsid w:val="0090081D"/>
    <w:rsid w:val="00901444"/>
    <w:rsid w:val="00901EF7"/>
    <w:rsid w:val="009053C2"/>
    <w:rsid w:val="009055FD"/>
    <w:rsid w:val="009105E2"/>
    <w:rsid w:val="0091180F"/>
    <w:rsid w:val="00912181"/>
    <w:rsid w:val="00912986"/>
    <w:rsid w:val="00915C13"/>
    <w:rsid w:val="00922F10"/>
    <w:rsid w:val="009304AD"/>
    <w:rsid w:val="0093743B"/>
    <w:rsid w:val="00944B6A"/>
    <w:rsid w:val="00946D4C"/>
    <w:rsid w:val="0095295D"/>
    <w:rsid w:val="00955089"/>
    <w:rsid w:val="009567D6"/>
    <w:rsid w:val="00957B9B"/>
    <w:rsid w:val="00960C03"/>
    <w:rsid w:val="00961D01"/>
    <w:rsid w:val="009736BD"/>
    <w:rsid w:val="00982A11"/>
    <w:rsid w:val="0098441D"/>
    <w:rsid w:val="00984D9B"/>
    <w:rsid w:val="00986515"/>
    <w:rsid w:val="00990C21"/>
    <w:rsid w:val="00995406"/>
    <w:rsid w:val="00995E24"/>
    <w:rsid w:val="009A3EDE"/>
    <w:rsid w:val="009A6BDB"/>
    <w:rsid w:val="009B0F47"/>
    <w:rsid w:val="009B1D21"/>
    <w:rsid w:val="009B367E"/>
    <w:rsid w:val="009B494B"/>
    <w:rsid w:val="009B4FAD"/>
    <w:rsid w:val="009B61DD"/>
    <w:rsid w:val="009C0A76"/>
    <w:rsid w:val="009C0F2A"/>
    <w:rsid w:val="009C16A8"/>
    <w:rsid w:val="009C4345"/>
    <w:rsid w:val="009C60E5"/>
    <w:rsid w:val="009C7399"/>
    <w:rsid w:val="009D37DE"/>
    <w:rsid w:val="009D4B03"/>
    <w:rsid w:val="009E093B"/>
    <w:rsid w:val="009E52CE"/>
    <w:rsid w:val="009E58C8"/>
    <w:rsid w:val="009E5954"/>
    <w:rsid w:val="009E5B9A"/>
    <w:rsid w:val="009E6B34"/>
    <w:rsid w:val="009E6C2D"/>
    <w:rsid w:val="009E7A29"/>
    <w:rsid w:val="00A017C0"/>
    <w:rsid w:val="00A0284D"/>
    <w:rsid w:val="00A02EE6"/>
    <w:rsid w:val="00A1062B"/>
    <w:rsid w:val="00A11A87"/>
    <w:rsid w:val="00A124A7"/>
    <w:rsid w:val="00A25A4F"/>
    <w:rsid w:val="00A30655"/>
    <w:rsid w:val="00A31851"/>
    <w:rsid w:val="00A319FD"/>
    <w:rsid w:val="00A43891"/>
    <w:rsid w:val="00A43A81"/>
    <w:rsid w:val="00A5584C"/>
    <w:rsid w:val="00A66D9B"/>
    <w:rsid w:val="00A72D3B"/>
    <w:rsid w:val="00A73180"/>
    <w:rsid w:val="00A84A66"/>
    <w:rsid w:val="00A87267"/>
    <w:rsid w:val="00A87ACA"/>
    <w:rsid w:val="00A919D7"/>
    <w:rsid w:val="00A95138"/>
    <w:rsid w:val="00A9581B"/>
    <w:rsid w:val="00AA25E0"/>
    <w:rsid w:val="00AA25E3"/>
    <w:rsid w:val="00AA4CBB"/>
    <w:rsid w:val="00AB0097"/>
    <w:rsid w:val="00AC20A5"/>
    <w:rsid w:val="00AC6BBA"/>
    <w:rsid w:val="00AD0756"/>
    <w:rsid w:val="00AD0BA8"/>
    <w:rsid w:val="00AF3B85"/>
    <w:rsid w:val="00B00F7F"/>
    <w:rsid w:val="00B027B7"/>
    <w:rsid w:val="00B04FDB"/>
    <w:rsid w:val="00B06857"/>
    <w:rsid w:val="00B06D89"/>
    <w:rsid w:val="00B06FBE"/>
    <w:rsid w:val="00B108EC"/>
    <w:rsid w:val="00B10F91"/>
    <w:rsid w:val="00B13DF5"/>
    <w:rsid w:val="00B21982"/>
    <w:rsid w:val="00B26A21"/>
    <w:rsid w:val="00B27450"/>
    <w:rsid w:val="00B302CA"/>
    <w:rsid w:val="00B320C1"/>
    <w:rsid w:val="00B35BD1"/>
    <w:rsid w:val="00B43AD1"/>
    <w:rsid w:val="00B4408F"/>
    <w:rsid w:val="00B45BB9"/>
    <w:rsid w:val="00B53B71"/>
    <w:rsid w:val="00B65F2F"/>
    <w:rsid w:val="00B66F5C"/>
    <w:rsid w:val="00B703EF"/>
    <w:rsid w:val="00B815D7"/>
    <w:rsid w:val="00B83492"/>
    <w:rsid w:val="00B855DB"/>
    <w:rsid w:val="00B90D32"/>
    <w:rsid w:val="00B914B7"/>
    <w:rsid w:val="00B923B7"/>
    <w:rsid w:val="00B949BB"/>
    <w:rsid w:val="00BA0CA0"/>
    <w:rsid w:val="00BA13BD"/>
    <w:rsid w:val="00BA17D8"/>
    <w:rsid w:val="00BB3E34"/>
    <w:rsid w:val="00BB509C"/>
    <w:rsid w:val="00BB5648"/>
    <w:rsid w:val="00BB7A95"/>
    <w:rsid w:val="00BC36DC"/>
    <w:rsid w:val="00BC6A65"/>
    <w:rsid w:val="00BD0598"/>
    <w:rsid w:val="00BD2A0B"/>
    <w:rsid w:val="00BD7E03"/>
    <w:rsid w:val="00BF0B52"/>
    <w:rsid w:val="00BF1D79"/>
    <w:rsid w:val="00BF3EB0"/>
    <w:rsid w:val="00BF6FCA"/>
    <w:rsid w:val="00C033DB"/>
    <w:rsid w:val="00C04097"/>
    <w:rsid w:val="00C05F66"/>
    <w:rsid w:val="00C06A10"/>
    <w:rsid w:val="00C10B0F"/>
    <w:rsid w:val="00C13B08"/>
    <w:rsid w:val="00C155CA"/>
    <w:rsid w:val="00C16135"/>
    <w:rsid w:val="00C176BE"/>
    <w:rsid w:val="00C208CF"/>
    <w:rsid w:val="00C22B9B"/>
    <w:rsid w:val="00C23924"/>
    <w:rsid w:val="00C42B82"/>
    <w:rsid w:val="00C43D38"/>
    <w:rsid w:val="00C45242"/>
    <w:rsid w:val="00C477CC"/>
    <w:rsid w:val="00C4785C"/>
    <w:rsid w:val="00C52664"/>
    <w:rsid w:val="00C5628F"/>
    <w:rsid w:val="00C56ED3"/>
    <w:rsid w:val="00C60C24"/>
    <w:rsid w:val="00C764AE"/>
    <w:rsid w:val="00C8153A"/>
    <w:rsid w:val="00C92285"/>
    <w:rsid w:val="00C96AC2"/>
    <w:rsid w:val="00CA2594"/>
    <w:rsid w:val="00CA58D9"/>
    <w:rsid w:val="00CB2368"/>
    <w:rsid w:val="00CB33E5"/>
    <w:rsid w:val="00CB3BF2"/>
    <w:rsid w:val="00CB7D92"/>
    <w:rsid w:val="00CC5FD2"/>
    <w:rsid w:val="00CD2E4D"/>
    <w:rsid w:val="00CD6C44"/>
    <w:rsid w:val="00CE7035"/>
    <w:rsid w:val="00CF1798"/>
    <w:rsid w:val="00D066A2"/>
    <w:rsid w:val="00D10D21"/>
    <w:rsid w:val="00D142CD"/>
    <w:rsid w:val="00D14A01"/>
    <w:rsid w:val="00D214C8"/>
    <w:rsid w:val="00D22825"/>
    <w:rsid w:val="00D350E7"/>
    <w:rsid w:val="00D35EEA"/>
    <w:rsid w:val="00D361D5"/>
    <w:rsid w:val="00D45CC2"/>
    <w:rsid w:val="00D475EF"/>
    <w:rsid w:val="00D47FEC"/>
    <w:rsid w:val="00D516DF"/>
    <w:rsid w:val="00D55467"/>
    <w:rsid w:val="00D617BE"/>
    <w:rsid w:val="00D61A7D"/>
    <w:rsid w:val="00D705F1"/>
    <w:rsid w:val="00D7562A"/>
    <w:rsid w:val="00D769DB"/>
    <w:rsid w:val="00D7702C"/>
    <w:rsid w:val="00D81560"/>
    <w:rsid w:val="00D8415C"/>
    <w:rsid w:val="00D902D0"/>
    <w:rsid w:val="00D95311"/>
    <w:rsid w:val="00DA0AD3"/>
    <w:rsid w:val="00DA3906"/>
    <w:rsid w:val="00DA46C1"/>
    <w:rsid w:val="00DA47AF"/>
    <w:rsid w:val="00DA4B64"/>
    <w:rsid w:val="00DA6191"/>
    <w:rsid w:val="00DB0D47"/>
    <w:rsid w:val="00DB66AB"/>
    <w:rsid w:val="00DC4957"/>
    <w:rsid w:val="00DC5584"/>
    <w:rsid w:val="00DE0181"/>
    <w:rsid w:val="00DE358C"/>
    <w:rsid w:val="00DE4CC9"/>
    <w:rsid w:val="00DE7F67"/>
    <w:rsid w:val="00DF24D8"/>
    <w:rsid w:val="00DF5782"/>
    <w:rsid w:val="00DF7012"/>
    <w:rsid w:val="00E00146"/>
    <w:rsid w:val="00E001C0"/>
    <w:rsid w:val="00E03694"/>
    <w:rsid w:val="00E07904"/>
    <w:rsid w:val="00E10374"/>
    <w:rsid w:val="00E2145E"/>
    <w:rsid w:val="00E241AD"/>
    <w:rsid w:val="00E31F9F"/>
    <w:rsid w:val="00E341C6"/>
    <w:rsid w:val="00E35CAB"/>
    <w:rsid w:val="00E361EE"/>
    <w:rsid w:val="00E3792C"/>
    <w:rsid w:val="00E4492C"/>
    <w:rsid w:val="00E45B38"/>
    <w:rsid w:val="00E510F7"/>
    <w:rsid w:val="00E5544D"/>
    <w:rsid w:val="00E57F20"/>
    <w:rsid w:val="00E617D1"/>
    <w:rsid w:val="00E64CB4"/>
    <w:rsid w:val="00E7575B"/>
    <w:rsid w:val="00E76EEF"/>
    <w:rsid w:val="00E80B91"/>
    <w:rsid w:val="00E8233C"/>
    <w:rsid w:val="00E83988"/>
    <w:rsid w:val="00E849E2"/>
    <w:rsid w:val="00E85664"/>
    <w:rsid w:val="00E92E8B"/>
    <w:rsid w:val="00E92EDC"/>
    <w:rsid w:val="00EB12A9"/>
    <w:rsid w:val="00EB3C23"/>
    <w:rsid w:val="00EB4A82"/>
    <w:rsid w:val="00EC6E74"/>
    <w:rsid w:val="00EE3AF5"/>
    <w:rsid w:val="00EE4054"/>
    <w:rsid w:val="00EE585D"/>
    <w:rsid w:val="00EE61DC"/>
    <w:rsid w:val="00EE6B6A"/>
    <w:rsid w:val="00EF27CF"/>
    <w:rsid w:val="00EF5E53"/>
    <w:rsid w:val="00EF70A4"/>
    <w:rsid w:val="00F00C8C"/>
    <w:rsid w:val="00F01DAC"/>
    <w:rsid w:val="00F051C0"/>
    <w:rsid w:val="00F143A0"/>
    <w:rsid w:val="00F22ADF"/>
    <w:rsid w:val="00F2384E"/>
    <w:rsid w:val="00F32F59"/>
    <w:rsid w:val="00F33E9F"/>
    <w:rsid w:val="00F41231"/>
    <w:rsid w:val="00F41DAB"/>
    <w:rsid w:val="00F42993"/>
    <w:rsid w:val="00F455CC"/>
    <w:rsid w:val="00F5471E"/>
    <w:rsid w:val="00F5637B"/>
    <w:rsid w:val="00F60943"/>
    <w:rsid w:val="00F60BF0"/>
    <w:rsid w:val="00F65799"/>
    <w:rsid w:val="00F66636"/>
    <w:rsid w:val="00F71741"/>
    <w:rsid w:val="00F71E71"/>
    <w:rsid w:val="00F7597E"/>
    <w:rsid w:val="00F77888"/>
    <w:rsid w:val="00F9517F"/>
    <w:rsid w:val="00F95402"/>
    <w:rsid w:val="00F9675A"/>
    <w:rsid w:val="00FA1D26"/>
    <w:rsid w:val="00FA4863"/>
    <w:rsid w:val="00FA666B"/>
    <w:rsid w:val="00FB79D6"/>
    <w:rsid w:val="00FC3E3D"/>
    <w:rsid w:val="00FC5AF6"/>
    <w:rsid w:val="00FD01D2"/>
    <w:rsid w:val="00FD0736"/>
    <w:rsid w:val="00FD2261"/>
    <w:rsid w:val="00FD2E8C"/>
    <w:rsid w:val="00FD5B69"/>
    <w:rsid w:val="00FE2251"/>
    <w:rsid w:val="00FF0AE3"/>
    <w:rsid w:val="00FF7AA9"/>
    <w:rsid w:val="0137D33D"/>
    <w:rsid w:val="01E669F4"/>
    <w:rsid w:val="0231A9D7"/>
    <w:rsid w:val="033A2CB8"/>
    <w:rsid w:val="0379F67F"/>
    <w:rsid w:val="0420EE7F"/>
    <w:rsid w:val="04D05F71"/>
    <w:rsid w:val="05F8BEFA"/>
    <w:rsid w:val="06034E76"/>
    <w:rsid w:val="078B9DC1"/>
    <w:rsid w:val="07976B2A"/>
    <w:rsid w:val="0823F6F6"/>
    <w:rsid w:val="0833AE2E"/>
    <w:rsid w:val="089289E3"/>
    <w:rsid w:val="09C2F614"/>
    <w:rsid w:val="0A59AB9F"/>
    <w:rsid w:val="0EA6404A"/>
    <w:rsid w:val="10A4885D"/>
    <w:rsid w:val="13946992"/>
    <w:rsid w:val="139BF5BA"/>
    <w:rsid w:val="13AA42DB"/>
    <w:rsid w:val="162173B9"/>
    <w:rsid w:val="164B3BB7"/>
    <w:rsid w:val="1701611A"/>
    <w:rsid w:val="17C45DBF"/>
    <w:rsid w:val="18655752"/>
    <w:rsid w:val="18BE29BA"/>
    <w:rsid w:val="1EA37071"/>
    <w:rsid w:val="1F88E1FC"/>
    <w:rsid w:val="2199C475"/>
    <w:rsid w:val="223A665A"/>
    <w:rsid w:val="22D8883A"/>
    <w:rsid w:val="22DBC0EC"/>
    <w:rsid w:val="2315C41B"/>
    <w:rsid w:val="237AB624"/>
    <w:rsid w:val="243E739F"/>
    <w:rsid w:val="24E736AF"/>
    <w:rsid w:val="257344ED"/>
    <w:rsid w:val="2596E8D1"/>
    <w:rsid w:val="263CF935"/>
    <w:rsid w:val="266E5D7A"/>
    <w:rsid w:val="27171171"/>
    <w:rsid w:val="278C14A8"/>
    <w:rsid w:val="2831DD43"/>
    <w:rsid w:val="2B0B7404"/>
    <w:rsid w:val="2BABFD69"/>
    <w:rsid w:val="2CD668F7"/>
    <w:rsid w:val="2DAA3543"/>
    <w:rsid w:val="2E6A31B0"/>
    <w:rsid w:val="2F94C29F"/>
    <w:rsid w:val="30139497"/>
    <w:rsid w:val="307B925C"/>
    <w:rsid w:val="310095D5"/>
    <w:rsid w:val="32F20FFE"/>
    <w:rsid w:val="33A1E616"/>
    <w:rsid w:val="34A8078F"/>
    <w:rsid w:val="34B3D974"/>
    <w:rsid w:val="35C135E1"/>
    <w:rsid w:val="35F7C43D"/>
    <w:rsid w:val="367D61FB"/>
    <w:rsid w:val="38165B4E"/>
    <w:rsid w:val="3A4E5BAC"/>
    <w:rsid w:val="3C2FEB96"/>
    <w:rsid w:val="3D71942D"/>
    <w:rsid w:val="3E171D8C"/>
    <w:rsid w:val="3F3AD903"/>
    <w:rsid w:val="401B0FB6"/>
    <w:rsid w:val="40510103"/>
    <w:rsid w:val="4132763F"/>
    <w:rsid w:val="41E10F00"/>
    <w:rsid w:val="4248F0B1"/>
    <w:rsid w:val="45AA3B3D"/>
    <w:rsid w:val="45D82C81"/>
    <w:rsid w:val="4661ACAF"/>
    <w:rsid w:val="475C8B6E"/>
    <w:rsid w:val="49ADB48D"/>
    <w:rsid w:val="4CB25645"/>
    <w:rsid w:val="4CBA2790"/>
    <w:rsid w:val="4CD11D04"/>
    <w:rsid w:val="4D8D3278"/>
    <w:rsid w:val="4F45A265"/>
    <w:rsid w:val="51FA38DA"/>
    <w:rsid w:val="539B035D"/>
    <w:rsid w:val="53D40472"/>
    <w:rsid w:val="5433A361"/>
    <w:rsid w:val="549279F8"/>
    <w:rsid w:val="559133BC"/>
    <w:rsid w:val="55E72880"/>
    <w:rsid w:val="5621DA22"/>
    <w:rsid w:val="56C5D9BD"/>
    <w:rsid w:val="56D704CD"/>
    <w:rsid w:val="58C000D8"/>
    <w:rsid w:val="59C213BB"/>
    <w:rsid w:val="5B045F45"/>
    <w:rsid w:val="5B8C75E7"/>
    <w:rsid w:val="5BC174C7"/>
    <w:rsid w:val="5C443190"/>
    <w:rsid w:val="5C71A9CA"/>
    <w:rsid w:val="5D3B51FF"/>
    <w:rsid w:val="5D63C3D4"/>
    <w:rsid w:val="5E91266B"/>
    <w:rsid w:val="5E9349B1"/>
    <w:rsid w:val="5F98468A"/>
    <w:rsid w:val="5FFB88FA"/>
    <w:rsid w:val="60B86531"/>
    <w:rsid w:val="615CD6C5"/>
    <w:rsid w:val="616BBF0A"/>
    <w:rsid w:val="61BDF078"/>
    <w:rsid w:val="61BEA346"/>
    <w:rsid w:val="61E5FE9C"/>
    <w:rsid w:val="61EC4DEC"/>
    <w:rsid w:val="6214CBB8"/>
    <w:rsid w:val="62C36ACE"/>
    <w:rsid w:val="6347087C"/>
    <w:rsid w:val="6349EBB7"/>
    <w:rsid w:val="6384A9E9"/>
    <w:rsid w:val="657451D9"/>
    <w:rsid w:val="66B7BC7C"/>
    <w:rsid w:val="67398FD5"/>
    <w:rsid w:val="67DA5EDE"/>
    <w:rsid w:val="680116AA"/>
    <w:rsid w:val="68E2A385"/>
    <w:rsid w:val="6AFA5E77"/>
    <w:rsid w:val="6C3EEFD2"/>
    <w:rsid w:val="6D522D72"/>
    <w:rsid w:val="6D897CA5"/>
    <w:rsid w:val="6E5417E7"/>
    <w:rsid w:val="6ED4DC84"/>
    <w:rsid w:val="6FB08A74"/>
    <w:rsid w:val="6FB2241D"/>
    <w:rsid w:val="71691669"/>
    <w:rsid w:val="7333AFE9"/>
    <w:rsid w:val="7397CBD3"/>
    <w:rsid w:val="7484C270"/>
    <w:rsid w:val="75E8CFAB"/>
    <w:rsid w:val="766877C4"/>
    <w:rsid w:val="7715E8D4"/>
    <w:rsid w:val="7896C6D4"/>
    <w:rsid w:val="7A6B272A"/>
    <w:rsid w:val="7A6BCA7D"/>
    <w:rsid w:val="7B0E8F9C"/>
    <w:rsid w:val="7D7FC623"/>
    <w:rsid w:val="7DF8C020"/>
    <w:rsid w:val="7E3E2ECB"/>
    <w:rsid w:val="7FC0850C"/>
    <w:rsid w:val="7FC431A2"/>
    <w:rsid w:val="7FE5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72DBF"/>
  <w15:chartTrackingRefBased/>
  <w15:docId w15:val="{DD977610-8B7C-4E41-99A8-F07D8CA32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42BD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5FA3"/>
    <w:pPr>
      <w:tabs>
        <w:tab w:val="center" w:pos="4513"/>
        <w:tab w:val="right" w:pos="9026"/>
      </w:tabs>
      <w:spacing w:after="0" w:line="480" w:lineRule="auto"/>
      <w:jc w:val="center"/>
      <w:outlineLvl w:val="0"/>
    </w:pPr>
    <w:rPr>
      <w:b/>
      <w:kern w:val="2"/>
      <w:sz w:val="28"/>
      <w:szCs w:val="28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42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42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42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42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42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42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42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42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FA3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42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42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42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42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42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42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42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42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42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42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42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42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42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42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42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42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42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42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42BD"/>
    <w:rPr>
      <w:b/>
      <w:bCs/>
      <w:smallCaps/>
      <w:color w:val="0F4761" w:themeColor="accent1" w:themeShade="BF"/>
      <w:spacing w:val="5"/>
    </w:rPr>
  </w:style>
  <w:style w:type="table" w:customStyle="1" w:styleId="TableGrid1">
    <w:name w:val="Table Grid1"/>
    <w:basedOn w:val="TableNormal"/>
    <w:next w:val="TableGrid"/>
    <w:uiPriority w:val="59"/>
    <w:rsid w:val="004342BD"/>
    <w:pPr>
      <w:spacing w:after="0" w:line="240" w:lineRule="auto"/>
    </w:pPr>
    <w:rPr>
      <w:rFonts w:eastAsia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434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800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06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800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06C"/>
    <w:rPr>
      <w:kern w:val="0"/>
      <w14:ligatures w14:val="none"/>
    </w:rPr>
  </w:style>
  <w:style w:type="table" w:customStyle="1" w:styleId="TableGrid2">
    <w:name w:val="Table Grid2"/>
    <w:basedOn w:val="TableNormal"/>
    <w:next w:val="TableGrid"/>
    <w:uiPriority w:val="39"/>
    <w:rsid w:val="00DA390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06E4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6E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08CF"/>
    <w:rPr>
      <w:color w:val="96607D" w:themeColor="followedHyperlink"/>
      <w:u w:val="single"/>
    </w:rPr>
  </w:style>
  <w:style w:type="table" w:customStyle="1" w:styleId="TableGrid3">
    <w:name w:val="Table Grid3"/>
    <w:basedOn w:val="TableNormal"/>
    <w:next w:val="TableGrid"/>
    <w:uiPriority w:val="59"/>
    <w:rsid w:val="00E80B9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IEIStandardStyle">
    <w:name w:val="AIEI Standard Style"/>
    <w:qFormat/>
    <w:rsid w:val="00E80B91"/>
    <w:pPr>
      <w:suppressAutoHyphens/>
      <w:spacing w:after="120" w:line="240" w:lineRule="auto"/>
    </w:pPr>
    <w:rPr>
      <w:rFonts w:ascii="Calibri" w:hAnsi="Calibri" w:cs="Arial"/>
      <w:color w:val="000000"/>
      <w:kern w:val="0"/>
      <w14:ligatures w14:val="none"/>
    </w:rPr>
  </w:style>
  <w:style w:type="character" w:customStyle="1" w:styleId="ui-provider">
    <w:name w:val="ui-provider"/>
    <w:basedOn w:val="DefaultParagraphFont"/>
    <w:rsid w:val="00E80B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8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rello.com/b/iRmS0Jzj/freaky-isopods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JellyMartini/GDC100B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JellyMartini/GDC100B-Assessment1.git" TargetMode="Externa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https://myaie-my.sharepoint.com/personal/a240102_students_aieinstitute_edu_au/Documents/2024/Semester%202/Game%20Development%20Project%202/Handout%20-%20Backlog%20and%20Burndown%20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'Agile Project Plan - TEMPLATE'!$G$5</c:f>
              <c:strCache>
                <c:ptCount val="1"/>
                <c:pt idx="0">
                  <c:v>START</c:v>
                </c:pt>
              </c:strCache>
            </c:strRef>
          </c:tx>
          <c:spPr>
            <a:solidFill>
              <a:schemeClr val="bg1">
                <a:alpha val="0"/>
              </a:schemeClr>
            </a:solidFill>
            <a:ln>
              <a:solidFill>
                <a:schemeClr val="bg1">
                  <a:alpha val="0"/>
                </a:schemeClr>
              </a:solidFill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invertIfNegative val="0"/>
          <c:dPt>
            <c:idx val="0"/>
            <c:invertIfNegative val="0"/>
            <c:bubble3D val="0"/>
            <c:spPr>
              <a:solidFill>
                <a:schemeClr val="bg1">
                  <a:alpha val="0"/>
                </a:schemeClr>
              </a:solidFill>
              <a:ln>
                <a:solidFill>
                  <a:schemeClr val="accent2">
                    <a:alpha val="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9DC-4DEF-80CB-EE2BE88834BA}"/>
              </c:ext>
            </c:extLst>
          </c:dPt>
          <c:cat>
            <c:strRef>
              <c:f>'Agile Project Plan - TEMPLATE'!$C$6:$C$17</c:f>
              <c:strCache>
                <c:ptCount val="12"/>
                <c:pt idx="0">
                  <c:v>Sprint 1</c:v>
                </c:pt>
                <c:pt idx="1">
                  <c:v>Ocean Level Concept</c:v>
                </c:pt>
                <c:pt idx="2">
                  <c:v>Beach Level Concept</c:v>
                </c:pt>
                <c:pt idx="3">
                  <c:v>Setting Design and Concepts</c:v>
                </c:pt>
                <c:pt idx="4">
                  <c:v>Sprint 2</c:v>
                </c:pt>
                <c:pt idx="5">
                  <c:v>Isopod Designs and Concepts</c:v>
                </c:pt>
                <c:pt idx="6">
                  <c:v>Character controls</c:v>
                </c:pt>
                <c:pt idx="7">
                  <c:v>Model and Animate Isopod</c:v>
                </c:pt>
                <c:pt idx="8">
                  <c:v>Sprint 3</c:v>
                </c:pt>
                <c:pt idx="9">
                  <c:v>Predator Designs and Concepts</c:v>
                </c:pt>
                <c:pt idx="10">
                  <c:v>Model and Animate Predators</c:v>
                </c:pt>
                <c:pt idx="11">
                  <c:v>Predator AI and mechanics</c:v>
                </c:pt>
              </c:strCache>
            </c:strRef>
          </c:cat>
          <c:val>
            <c:numRef>
              <c:f>'Agile Project Plan - TEMPLATE'!$G$6:$G$17</c:f>
              <c:numCache>
                <c:formatCode>[$-409]dd\-mmm\-yy;@</c:formatCode>
                <c:ptCount val="12"/>
                <c:pt idx="0">
                  <c:v>45503</c:v>
                </c:pt>
                <c:pt idx="1">
                  <c:v>45505</c:v>
                </c:pt>
                <c:pt idx="2">
                  <c:v>45505</c:v>
                </c:pt>
                <c:pt idx="3">
                  <c:v>45503</c:v>
                </c:pt>
                <c:pt idx="4">
                  <c:v>45512</c:v>
                </c:pt>
                <c:pt idx="5">
                  <c:v>45512</c:v>
                </c:pt>
                <c:pt idx="6">
                  <c:v>45512</c:v>
                </c:pt>
                <c:pt idx="7">
                  <c:v>45516</c:v>
                </c:pt>
                <c:pt idx="8">
                  <c:v>45525</c:v>
                </c:pt>
                <c:pt idx="9">
                  <c:v>45525</c:v>
                </c:pt>
                <c:pt idx="10">
                  <c:v>45527</c:v>
                </c:pt>
                <c:pt idx="11">
                  <c:v>45527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9DC-4DEF-80CB-EE2BE88834BA}"/>
            </c:ext>
          </c:extLst>
        </c:ser>
        <c:ser>
          <c:idx val="1"/>
          <c:order val="1"/>
          <c:tx>
            <c:strRef>
              <c:f>'Agile Project Plan - TEMPLATE'!$I$5</c:f>
              <c:strCache>
                <c:ptCount val="1"/>
                <c:pt idx="0">
                  <c:v>DURATION (DAYS)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tint val="100000"/>
                    <a:shade val="100000"/>
                    <a:satMod val="130000"/>
                  </a:schemeClr>
                </a:gs>
                <a:gs pos="100000">
                  <a:schemeClr val="accent2">
                    <a:tint val="50000"/>
                    <a:shade val="100000"/>
                    <a:satMod val="350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invertIfNegative val="0"/>
          <c:dPt>
            <c:idx val="0"/>
            <c:invertIfNegative val="0"/>
            <c:bubble3D val="0"/>
            <c:extLst>
              <c:ext xmlns:c16="http://schemas.microsoft.com/office/drawing/2014/chart" uri="{C3380CC4-5D6E-409C-BE32-E72D297353CC}">
                <c16:uniqueId val="{00000003-19DC-4DEF-80CB-EE2BE88834BA}"/>
              </c:ext>
            </c:extLst>
          </c:dPt>
          <c:dPt>
            <c:idx val="1"/>
            <c:invertIfNegative val="0"/>
            <c:bubble3D val="0"/>
            <c:extLst>
              <c:ext xmlns:c16="http://schemas.microsoft.com/office/drawing/2014/chart" uri="{C3380CC4-5D6E-409C-BE32-E72D297353CC}">
                <c16:uniqueId val="{00000004-19DC-4DEF-80CB-EE2BE88834BA}"/>
              </c:ext>
            </c:extLst>
          </c:dPt>
          <c:dPt>
            <c:idx val="2"/>
            <c:invertIfNegative val="0"/>
            <c:bubble3D val="0"/>
            <c:extLst>
              <c:ext xmlns:c16="http://schemas.microsoft.com/office/drawing/2014/chart" uri="{C3380CC4-5D6E-409C-BE32-E72D297353CC}">
                <c16:uniqueId val="{00000005-19DC-4DEF-80CB-EE2BE88834BA}"/>
              </c:ext>
            </c:extLst>
          </c:dPt>
          <c:dPt>
            <c:idx val="3"/>
            <c:invertIfNegative val="0"/>
            <c:bubble3D val="0"/>
            <c:extLst>
              <c:ext xmlns:c16="http://schemas.microsoft.com/office/drawing/2014/chart" uri="{C3380CC4-5D6E-409C-BE32-E72D297353CC}">
                <c16:uniqueId val="{00000006-19DC-4DEF-80CB-EE2BE88834BA}"/>
              </c:ext>
            </c:extLst>
          </c:dPt>
          <c:dPt>
            <c:idx val="4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8-19DC-4DEF-80CB-EE2BE88834BA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A-19DC-4DEF-80CB-EE2BE88834BA}"/>
              </c:ext>
            </c:extLst>
          </c:dPt>
          <c:dPt>
            <c:idx val="6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C-19DC-4DEF-80CB-EE2BE88834BA}"/>
              </c:ext>
            </c:extLst>
          </c:dPt>
          <c:dPt>
            <c:idx val="7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E-19DC-4DEF-80CB-EE2BE88834BA}"/>
              </c:ext>
            </c:extLst>
          </c:dPt>
          <c:dPt>
            <c:idx val="8"/>
            <c:invertIfNegative val="0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0-19DC-4DEF-80CB-EE2BE88834BA}"/>
              </c:ext>
            </c:extLst>
          </c:dPt>
          <c:dPt>
            <c:idx val="9"/>
            <c:invertIfNegative val="0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2-19DC-4DEF-80CB-EE2BE88834BA}"/>
              </c:ext>
            </c:extLst>
          </c:dPt>
          <c:dPt>
            <c:idx val="10"/>
            <c:invertIfNegative val="0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4-19DC-4DEF-80CB-EE2BE88834BA}"/>
              </c:ext>
            </c:extLst>
          </c:dPt>
          <c:dPt>
            <c:idx val="11"/>
            <c:invertIfNegative val="0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6-19DC-4DEF-80CB-EE2BE88834BA}"/>
              </c:ext>
            </c:extLst>
          </c:dPt>
          <c:dPt>
            <c:idx val="12"/>
            <c:invertIfNegative val="0"/>
            <c:bubble3D val="0"/>
            <c:extLst>
              <c:ext xmlns:c16="http://schemas.microsoft.com/office/drawing/2014/chart" uri="{C3380CC4-5D6E-409C-BE32-E72D297353CC}">
                <c16:uniqueId val="{00000017-19DC-4DEF-80CB-EE2BE88834BA}"/>
              </c:ext>
            </c:extLst>
          </c:dPt>
          <c:dPt>
            <c:idx val="13"/>
            <c:invertIfNegative val="0"/>
            <c:bubble3D val="0"/>
            <c:extLst>
              <c:ext xmlns:c16="http://schemas.microsoft.com/office/drawing/2014/chart" uri="{C3380CC4-5D6E-409C-BE32-E72D297353CC}">
                <c16:uniqueId val="{00000018-19DC-4DEF-80CB-EE2BE88834BA}"/>
              </c:ext>
            </c:extLst>
          </c:dPt>
          <c:dPt>
            <c:idx val="14"/>
            <c:invertIfNegative val="0"/>
            <c:bubble3D val="0"/>
            <c:extLst>
              <c:ext xmlns:c16="http://schemas.microsoft.com/office/drawing/2014/chart" uri="{C3380CC4-5D6E-409C-BE32-E72D297353CC}">
                <c16:uniqueId val="{00000019-19DC-4DEF-80CB-EE2BE88834BA}"/>
              </c:ext>
            </c:extLst>
          </c:dPt>
          <c:dPt>
            <c:idx val="15"/>
            <c:invertIfNegative val="0"/>
            <c:bubble3D val="0"/>
            <c:extLst>
              <c:ext xmlns:c16="http://schemas.microsoft.com/office/drawing/2014/chart" uri="{C3380CC4-5D6E-409C-BE32-E72D297353CC}">
                <c16:uniqueId val="{0000001A-19DC-4DEF-80CB-EE2BE88834BA}"/>
              </c:ext>
            </c:extLst>
          </c:dPt>
          <c:cat>
            <c:strRef>
              <c:f>'Agile Project Plan - TEMPLATE'!$C$6:$C$17</c:f>
              <c:strCache>
                <c:ptCount val="12"/>
                <c:pt idx="0">
                  <c:v>Sprint 1</c:v>
                </c:pt>
                <c:pt idx="1">
                  <c:v>Ocean Level Concept</c:v>
                </c:pt>
                <c:pt idx="2">
                  <c:v>Beach Level Concept</c:v>
                </c:pt>
                <c:pt idx="3">
                  <c:v>Setting Design and Concepts</c:v>
                </c:pt>
                <c:pt idx="4">
                  <c:v>Sprint 2</c:v>
                </c:pt>
                <c:pt idx="5">
                  <c:v>Isopod Designs and Concepts</c:v>
                </c:pt>
                <c:pt idx="6">
                  <c:v>Character controls</c:v>
                </c:pt>
                <c:pt idx="7">
                  <c:v>Model and Animate Isopod</c:v>
                </c:pt>
                <c:pt idx="8">
                  <c:v>Sprint 3</c:v>
                </c:pt>
                <c:pt idx="9">
                  <c:v>Predator Designs and Concepts</c:v>
                </c:pt>
                <c:pt idx="10">
                  <c:v>Model and Animate Predators</c:v>
                </c:pt>
                <c:pt idx="11">
                  <c:v>Predator AI and mechanics</c:v>
                </c:pt>
              </c:strCache>
            </c:strRef>
          </c:cat>
          <c:val>
            <c:numRef>
              <c:f>'Agile Project Plan - TEMPLATE'!$I$6:$I$17</c:f>
              <c:numCache>
                <c:formatCode>General</c:formatCode>
                <c:ptCount val="12"/>
                <c:pt idx="0">
                  <c:v>8</c:v>
                </c:pt>
                <c:pt idx="1">
                  <c:v>5</c:v>
                </c:pt>
                <c:pt idx="2">
                  <c:v>5</c:v>
                </c:pt>
                <c:pt idx="3">
                  <c:v>8</c:v>
                </c:pt>
                <c:pt idx="4">
                  <c:v>13</c:v>
                </c:pt>
                <c:pt idx="5">
                  <c:v>7</c:v>
                </c:pt>
                <c:pt idx="6">
                  <c:v>13</c:v>
                </c:pt>
                <c:pt idx="7">
                  <c:v>9</c:v>
                </c:pt>
                <c:pt idx="8">
                  <c:v>12</c:v>
                </c:pt>
                <c:pt idx="9">
                  <c:v>7</c:v>
                </c:pt>
                <c:pt idx="10">
                  <c:v>10</c:v>
                </c:pt>
                <c:pt idx="11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B-19DC-4DEF-80CB-EE2BE88834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100"/>
        <c:axId val="67384832"/>
        <c:axId val="67386368"/>
      </c:barChart>
      <c:catAx>
        <c:axId val="67384832"/>
        <c:scaling>
          <c:orientation val="maxMin"/>
        </c:scaling>
        <c:delete val="0"/>
        <c:axPos val="l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Calibri" panose="020F0502020204030204" pitchFamily="34" charset="0"/>
                <a:ea typeface="+mn-ea"/>
                <a:cs typeface="Calibri" panose="020F0502020204030204" pitchFamily="34" charset="0"/>
              </a:defRPr>
            </a:pPr>
            <a:endParaRPr lang="en-US"/>
          </a:p>
        </c:txPr>
        <c:crossAx val="67386368"/>
        <c:crosses val="autoZero"/>
        <c:auto val="0"/>
        <c:lblAlgn val="ctr"/>
        <c:lblOffset val="100"/>
        <c:noMultiLvlLbl val="0"/>
      </c:catAx>
      <c:valAx>
        <c:axId val="67386368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[$-409]dd\-mmm\-yy;@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Century Gothic" panose="020B0502020202020204" pitchFamily="34" charset="0"/>
                <a:ea typeface="+mn-ea"/>
                <a:cs typeface="+mn-cs"/>
              </a:defRPr>
            </a:pPr>
            <a:endParaRPr lang="en-US"/>
          </a:p>
        </c:txPr>
        <c:crossAx val="67384832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1">
          <a:lumMod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>
                <a:solidFill>
                  <a:schemeClr val="bg1">
                    <a:lumMod val="50000"/>
                  </a:schemeClr>
                </a:solidFill>
              </a:defRPr>
            </a:pPr>
            <a:r>
              <a:rPr lang="en-US">
                <a:solidFill>
                  <a:schemeClr val="bg1">
                    <a:lumMod val="50000"/>
                  </a:schemeClr>
                </a:solidFill>
              </a:rPr>
              <a:t>SPRINT BURNDOWN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Sprint Burndown Chart</c:v>
          </c:tx>
          <c:marker>
            <c:symbol val="circle"/>
            <c:size val="5"/>
            <c:spPr>
              <a:solidFill>
                <a:srgbClr val="00B0F0"/>
              </a:solidFill>
              <a:ln>
                <a:solidFill>
                  <a:schemeClr val="accent1">
                    <a:lumMod val="75000"/>
                  </a:schemeClr>
                </a:solidFill>
              </a:ln>
            </c:spPr>
          </c:marker>
          <c:cat>
            <c:strRef>
              <c:f>'Agile Sprint Backlog - BLANK'!$G$2:$L$2</c:f>
              <c:strCache>
                <c:ptCount val="6"/>
                <c:pt idx="0">
                  <c:v>DAY 1</c:v>
                </c:pt>
                <c:pt idx="1">
                  <c:v>DAY 2</c:v>
                </c:pt>
                <c:pt idx="2">
                  <c:v>DAY 3</c:v>
                </c:pt>
                <c:pt idx="3">
                  <c:v>DAY 4</c:v>
                </c:pt>
                <c:pt idx="4">
                  <c:v>DAY 5</c:v>
                </c:pt>
                <c:pt idx="5">
                  <c:v>SPRINT REVIEW</c:v>
                </c:pt>
              </c:strCache>
            </c:strRef>
          </c:cat>
          <c:val>
            <c:numRef>
              <c:f>'Agile Sprint Backlog - BLANK'!$F$21:$L$21</c:f>
              <c:numCache>
                <c:formatCode>General</c:formatCode>
                <c:ptCount val="7"/>
                <c:pt idx="0">
                  <c:v>82</c:v>
                </c:pt>
                <c:pt idx="1">
                  <c:v>16</c:v>
                </c:pt>
                <c:pt idx="2">
                  <c:v>11</c:v>
                </c:pt>
                <c:pt idx="3">
                  <c:v>10</c:v>
                </c:pt>
                <c:pt idx="4">
                  <c:v>10</c:v>
                </c:pt>
                <c:pt idx="5">
                  <c:v>8</c:v>
                </c:pt>
                <c:pt idx="6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EF2-4AA5-9A66-F794AB8B36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090279592"/>
        <c:axId val="-2090276584"/>
      </c:lineChart>
      <c:catAx>
        <c:axId val="-2090279592"/>
        <c:scaling>
          <c:orientation val="minMax"/>
        </c:scaling>
        <c:delete val="0"/>
        <c:axPos val="b"/>
        <c:numFmt formatCode="General" sourceLinked="0"/>
        <c:majorTickMark val="in"/>
        <c:minorTickMark val="none"/>
        <c:tickLblPos val="nextTo"/>
        <c:spPr>
          <a:ln/>
        </c:spPr>
        <c:txPr>
          <a:bodyPr rot="0" vert="horz" anchor="b" anchorCtr="0"/>
          <a:lstStyle/>
          <a:p>
            <a:pPr>
              <a:defRPr/>
            </a:pPr>
            <a:endParaRPr lang="en-US"/>
          </a:p>
        </c:txPr>
        <c:crossAx val="-2090276584"/>
        <c:crosses val="autoZero"/>
        <c:auto val="1"/>
        <c:lblAlgn val="ctr"/>
        <c:lblOffset val="100"/>
        <c:tickMarkSkip val="1"/>
        <c:noMultiLvlLbl val="0"/>
      </c:catAx>
      <c:valAx>
        <c:axId val="-20902765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90279592"/>
        <c:crossesAt val="1"/>
        <c:crossBetween val="between"/>
      </c:valAx>
      <c:spPr>
        <a:gradFill>
          <a:gsLst>
            <a:gs pos="0">
              <a:schemeClr val="bg1"/>
            </a:gs>
            <a:gs pos="100000">
              <a:srgbClr val="E5EEF6"/>
            </a:gs>
          </a:gsLst>
          <a:lin ang="9000000" scaled="0"/>
        </a:gradFill>
      </c:spPr>
    </c:plotArea>
    <c:plotVisOnly val="1"/>
    <c:dispBlanksAs val="gap"/>
    <c:showDLblsOverMax val="0"/>
  </c:chart>
  <c:spPr>
    <a:ln>
      <a:noFill/>
    </a:ln>
    <a:effectLst>
      <a:outerShdw blurRad="114300" dist="50800" dir="2700000" algn="tl" rotWithShape="0">
        <a:schemeClr val="bg1">
          <a:lumMod val="75000"/>
          <a:alpha val="40000"/>
        </a:schemeClr>
      </a:outerShdw>
    </a:effectLst>
  </c:spPr>
  <c:txPr>
    <a:bodyPr/>
    <a:lstStyle/>
    <a:p>
      <a:pPr>
        <a:defRPr>
          <a:latin typeface="Century Gothic" panose="020B0502020202020204" pitchFamily="34" charset="0"/>
        </a:defRPr>
      </a:pPr>
      <a:endParaRPr lang="en-US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18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3">
      <cs:styleClr val="auto"/>
    </cs:fillRef>
    <cs:effectRef idx="2">
      <a:schemeClr val="dk1"/>
    </cs:effectRef>
    <cs:fontRef idx="minor">
      <a:schemeClr val="tx1"/>
    </cs:fontRef>
  </cs:dataPoint>
  <cs:dataPoint3D>
    <cs:lnRef idx="0"/>
    <cs:fillRef idx="3">
      <cs:styleClr val="auto"/>
    </cs:fillRef>
    <cs:effectRef idx="2">
      <a:schemeClr val="dk1"/>
    </cs:effectRef>
    <cs:fontRef idx="minor">
      <a:schemeClr val="tx1"/>
    </cs:fontRef>
  </cs:dataPoint3D>
  <cs:dataPointLine>
    <cs:lnRef idx="1">
      <cs:styleClr val="auto"/>
    </cs:lnRef>
    <cs:lineWidthScale>5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3">
      <cs:styleClr val="auto"/>
    </cs:fillRef>
    <cs:effectRef idx="2">
      <a:schemeClr val="dk1"/>
    </cs:effectRef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0"/>
    <cs:fillRef idx="3">
      <a:schemeClr val="dk1">
        <a:tint val="95000"/>
      </a:schemeClr>
    </cs:fillRef>
    <cs:effectRef idx="2">
      <a:schemeClr val="dk1"/>
    </cs:effectRef>
    <cs:fontRef idx="minor">
      <a:schemeClr val="tx1"/>
    </cs:fontRef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0"/>
    <cs:fillRef idx="3">
      <a:schemeClr val="dk1">
        <a:tint val="5000"/>
      </a:schemeClr>
    </cs:fillRef>
    <cs:effectRef idx="2">
      <a:schemeClr val="dk1"/>
    </cs:effectRef>
    <cs:fontRef idx="minor">
      <a:schemeClr val="tx1"/>
    </cs:fontRef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tint val="100000"/>
              <a:shade val="100000"/>
              <a:satMod val="130000"/>
            </a:schemeClr>
          </a:gs>
          <a:gs pos="100000">
            <a:schemeClr val="phClr">
              <a:tint val="50000"/>
              <a:shade val="100000"/>
              <a:satMod val="350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741EE-E09C-4174-BACA-1CB6B5F5A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933</Words>
  <Characters>5323</Characters>
  <Application>Microsoft Office Word</Application>
  <DocSecurity>0</DocSecurity>
  <Lines>44</Lines>
  <Paragraphs>12</Paragraphs>
  <ScaleCrop>false</ScaleCrop>
  <Company>The Academy of Interactive Entertainment</Company>
  <LinksUpToDate>false</LinksUpToDate>
  <CharactersWithSpaces>6244</CharactersWithSpaces>
  <SharedDoc>false</SharedDoc>
  <HLinks>
    <vt:vector size="18" baseType="variant">
      <vt:variant>
        <vt:i4>7667823</vt:i4>
      </vt:variant>
      <vt:variant>
        <vt:i4>6</vt:i4>
      </vt:variant>
      <vt:variant>
        <vt:i4>0</vt:i4>
      </vt:variant>
      <vt:variant>
        <vt:i4>5</vt:i4>
      </vt:variant>
      <vt:variant>
        <vt:lpwstr>https://github.com/JellyMartini/GDC100B.git</vt:lpwstr>
      </vt:variant>
      <vt:variant>
        <vt:lpwstr/>
      </vt:variant>
      <vt:variant>
        <vt:i4>2883644</vt:i4>
      </vt:variant>
      <vt:variant>
        <vt:i4>3</vt:i4>
      </vt:variant>
      <vt:variant>
        <vt:i4>0</vt:i4>
      </vt:variant>
      <vt:variant>
        <vt:i4>5</vt:i4>
      </vt:variant>
      <vt:variant>
        <vt:lpwstr>https://github.com/JellyMartini/GDC100B-Assessment1.git</vt:lpwstr>
      </vt:variant>
      <vt:variant>
        <vt:lpwstr/>
      </vt:variant>
      <vt:variant>
        <vt:i4>1900639</vt:i4>
      </vt:variant>
      <vt:variant>
        <vt:i4>0</vt:i4>
      </vt:variant>
      <vt:variant>
        <vt:i4>0</vt:i4>
      </vt:variant>
      <vt:variant>
        <vt:i4>5</vt:i4>
      </vt:variant>
      <vt:variant>
        <vt:lpwstr>https://trello.com/b/iRmS0Jzj/freaky-isopods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Martin</dc:creator>
  <cp:keywords/>
  <dc:description/>
  <cp:lastModifiedBy>Jose Ravida</cp:lastModifiedBy>
  <cp:revision>2</cp:revision>
  <cp:lastPrinted>2024-09-02T13:41:00Z</cp:lastPrinted>
  <dcterms:created xsi:type="dcterms:W3CDTF">2024-09-02T13:42:00Z</dcterms:created>
  <dcterms:modified xsi:type="dcterms:W3CDTF">2024-09-02T13:42:00Z</dcterms:modified>
</cp:coreProperties>
</file>